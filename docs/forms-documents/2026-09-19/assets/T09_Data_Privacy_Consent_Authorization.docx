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CC2B2" w14:textId="77777777" w:rsidR="00000BBC" w:rsidRDefault="00000000">
      <w:pPr>
        <w:keepNext/>
        <w:keepLines/>
        <w:spacing w:after="100" w:line="264" w:lineRule="auto"/>
        <w:jc w:val="center"/>
      </w:pPr>
      <w:r>
        <w:rPr>
          <w:rFonts w:cs="Arial"/>
          <w:b/>
          <w:sz w:val="28"/>
        </w:rPr>
        <w:t>DATA PRIVACY CONSENT AND AUTHORIZATION FORM</w:t>
      </w:r>
    </w:p>
    <w:p w14:paraId="11560A8C" w14:textId="77777777" w:rsidR="00000BBC" w:rsidRDefault="00000000">
      <w:pPr>
        <w:keepNext/>
        <w:keepLines/>
        <w:spacing w:after="100" w:line="264" w:lineRule="auto"/>
        <w:jc w:val="center"/>
      </w:pPr>
      <w:r>
        <w:rPr>
          <w:rFonts w:cs="Arial"/>
          <w:sz w:val="20"/>
        </w:rPr>
        <w:t>For Loan Application, Evaluation, Servicing and Related Transactions</w:t>
      </w:r>
    </w:p>
    <w:p w14:paraId="2CDF5548" w14:textId="77777777" w:rsidR="00000BBC" w:rsidRDefault="00000000">
      <w:pPr>
        <w:keepNext/>
        <w:keepLines/>
        <w:spacing w:line="264" w:lineRule="auto"/>
        <w:jc w:val="center"/>
      </w:pPr>
      <w:r>
        <w:rPr>
          <w:rFonts w:cs="Arial"/>
          <w:b/>
          <w:sz w:val="18"/>
        </w:rPr>
        <w:t>SYSTEM-ALIGNED DRAFT FOR COUNSEL / DPO REVIEW</w:t>
      </w:r>
    </w:p>
    <w:p w14:paraId="0ED77C62" w14:textId="77777777" w:rsidR="00000BBC" w:rsidRDefault="00000000">
      <w:pPr>
        <w:keepNext/>
        <w:keepLines/>
        <w:spacing w:after="180" w:line="264" w:lineRule="auto"/>
        <w:jc w:val="center"/>
      </w:pPr>
      <w:r>
        <w:rPr>
          <w:rFonts w:cs="Arial"/>
          <w:i/>
          <w:sz w:val="18"/>
        </w:rPr>
        <w:t>Prepared with reference to Republic Act No. 10173 (Data Privacy Act of 2012), its Implementing Rules and Regulations, and applicable NPC issuances.</w:t>
      </w:r>
    </w:p>
    <w:tbl>
      <w:tblPr>
        <w:tblStyle w:val="TableGrid"/>
        <w:tblW w:w="9562"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600"/>
        <w:gridCol w:w="5962"/>
      </w:tblGrid>
      <w:tr w:rsidR="00000BBC" w14:paraId="172F056A" w14:textId="77777777">
        <w:trPr>
          <w:cantSplit/>
        </w:trPr>
        <w:tc>
          <w:tcPr>
            <w:tcW w:w="3600" w:type="dxa"/>
            <w:shd w:val="clear" w:color="auto" w:fill="F2F2F2"/>
            <w:tcMar>
              <w:top w:w="90" w:type="dxa"/>
              <w:left w:w="80" w:type="dxa"/>
              <w:bottom w:w="90" w:type="dxa"/>
              <w:right w:w="80" w:type="dxa"/>
            </w:tcMar>
            <w:vAlign w:val="center"/>
          </w:tcPr>
          <w:p w14:paraId="7BCB6B2D" w14:textId="77777777" w:rsidR="00000BBC" w:rsidRDefault="00000000">
            <w:pPr>
              <w:keepLines/>
              <w:spacing w:after="0" w:line="264" w:lineRule="auto"/>
            </w:pPr>
            <w:r>
              <w:rPr>
                <w:rFonts w:cs="Arial"/>
                <w:b/>
              </w:rPr>
              <w:t>Application / Account No.</w:t>
            </w:r>
          </w:p>
        </w:tc>
        <w:tc>
          <w:tcPr>
            <w:tcW w:w="5962" w:type="dxa"/>
            <w:shd w:val="clear" w:color="auto" w:fill="FFFFFF"/>
            <w:tcMar>
              <w:top w:w="90" w:type="dxa"/>
              <w:left w:w="80" w:type="dxa"/>
              <w:bottom w:w="90" w:type="dxa"/>
              <w:right w:w="80" w:type="dxa"/>
            </w:tcMar>
            <w:vAlign w:val="center"/>
          </w:tcPr>
          <w:p w14:paraId="45DBAAAA" w14:textId="77777777" w:rsidR="00000BBC" w:rsidRDefault="00000000">
            <w:pPr>
              <w:keepLines/>
              <w:spacing w:after="0" w:line="264" w:lineRule="auto"/>
            </w:pPr>
            <w:r>
              <w:rPr>
                <w:rFonts w:cs="Arial"/>
              </w:rPr>
              <w:t>____________________________________________</w:t>
            </w:r>
          </w:p>
        </w:tc>
      </w:tr>
      <w:tr w:rsidR="00000BBC" w14:paraId="43AF83CB" w14:textId="77777777">
        <w:trPr>
          <w:cantSplit/>
        </w:trPr>
        <w:tc>
          <w:tcPr>
            <w:tcW w:w="3600" w:type="dxa"/>
            <w:shd w:val="clear" w:color="auto" w:fill="F2F2F2"/>
            <w:tcMar>
              <w:top w:w="90" w:type="dxa"/>
              <w:left w:w="80" w:type="dxa"/>
              <w:bottom w:w="90" w:type="dxa"/>
              <w:right w:w="80" w:type="dxa"/>
            </w:tcMar>
            <w:vAlign w:val="center"/>
          </w:tcPr>
          <w:p w14:paraId="01EF7C31" w14:textId="77777777" w:rsidR="00000BBC" w:rsidRDefault="00000000">
            <w:pPr>
              <w:keepLines/>
              <w:spacing w:after="0" w:line="264" w:lineRule="auto"/>
            </w:pPr>
            <w:r>
              <w:rPr>
                <w:rFonts w:cs="Arial"/>
                <w:b/>
              </w:rPr>
              <w:t>Date</w:t>
            </w:r>
          </w:p>
        </w:tc>
        <w:tc>
          <w:tcPr>
            <w:tcW w:w="5962" w:type="dxa"/>
            <w:shd w:val="clear" w:color="auto" w:fill="FFFFFF"/>
            <w:tcMar>
              <w:top w:w="90" w:type="dxa"/>
              <w:left w:w="80" w:type="dxa"/>
              <w:bottom w:w="90" w:type="dxa"/>
              <w:right w:w="80" w:type="dxa"/>
            </w:tcMar>
            <w:vAlign w:val="center"/>
          </w:tcPr>
          <w:p w14:paraId="5B7C1E9E" w14:textId="77777777" w:rsidR="00000BBC" w:rsidRDefault="00000000">
            <w:pPr>
              <w:keepLines/>
              <w:spacing w:after="0" w:line="264" w:lineRule="auto"/>
            </w:pPr>
            <w:r>
              <w:rPr>
                <w:rFonts w:cs="Arial"/>
              </w:rPr>
              <w:t>____________________________________________</w:t>
            </w:r>
          </w:p>
        </w:tc>
      </w:tr>
      <w:tr w:rsidR="00000BBC" w14:paraId="3A644F42" w14:textId="77777777">
        <w:trPr>
          <w:cantSplit/>
        </w:trPr>
        <w:tc>
          <w:tcPr>
            <w:tcW w:w="3600" w:type="dxa"/>
            <w:shd w:val="clear" w:color="auto" w:fill="F2F2F2"/>
            <w:tcMar>
              <w:top w:w="90" w:type="dxa"/>
              <w:left w:w="80" w:type="dxa"/>
              <w:bottom w:w="90" w:type="dxa"/>
              <w:right w:w="80" w:type="dxa"/>
            </w:tcMar>
            <w:vAlign w:val="center"/>
          </w:tcPr>
          <w:p w14:paraId="3F5FDEE9" w14:textId="77777777" w:rsidR="00000BBC" w:rsidRDefault="00000000">
            <w:pPr>
              <w:keepLines/>
              <w:spacing w:after="0" w:line="264" w:lineRule="auto"/>
            </w:pPr>
            <w:r>
              <w:rPr>
                <w:rFonts w:cs="Arial"/>
                <w:b/>
              </w:rPr>
              <w:t>Borrower / Data Subject</w:t>
            </w:r>
          </w:p>
        </w:tc>
        <w:tc>
          <w:tcPr>
            <w:tcW w:w="5962" w:type="dxa"/>
            <w:shd w:val="clear" w:color="auto" w:fill="FFFFFF"/>
            <w:tcMar>
              <w:top w:w="90" w:type="dxa"/>
              <w:left w:w="80" w:type="dxa"/>
              <w:bottom w:w="90" w:type="dxa"/>
              <w:right w:w="80" w:type="dxa"/>
            </w:tcMar>
            <w:vAlign w:val="center"/>
          </w:tcPr>
          <w:p w14:paraId="5BF75427" w14:textId="77777777" w:rsidR="00000BBC" w:rsidRDefault="00000000">
            <w:pPr>
              <w:keepLines/>
              <w:spacing w:after="0" w:line="264" w:lineRule="auto"/>
            </w:pPr>
            <w:r>
              <w:rPr>
                <w:rFonts w:cs="Arial"/>
              </w:rPr>
              <w:t>____________________________________________</w:t>
            </w:r>
          </w:p>
        </w:tc>
      </w:tr>
      <w:tr w:rsidR="00000BBC" w14:paraId="376F6DF9" w14:textId="77777777">
        <w:trPr>
          <w:cantSplit/>
        </w:trPr>
        <w:tc>
          <w:tcPr>
            <w:tcW w:w="3600" w:type="dxa"/>
            <w:shd w:val="clear" w:color="auto" w:fill="F2F2F2"/>
            <w:tcMar>
              <w:top w:w="90" w:type="dxa"/>
              <w:left w:w="80" w:type="dxa"/>
              <w:bottom w:w="90" w:type="dxa"/>
              <w:right w:w="80" w:type="dxa"/>
            </w:tcMar>
            <w:vAlign w:val="center"/>
          </w:tcPr>
          <w:p w14:paraId="354170D1" w14:textId="77777777" w:rsidR="00000BBC" w:rsidRDefault="00000000">
            <w:pPr>
              <w:keepLines/>
              <w:spacing w:after="0" w:line="264" w:lineRule="auto"/>
            </w:pPr>
            <w:r>
              <w:rPr>
                <w:rFonts w:cs="Arial"/>
                <w:b/>
              </w:rPr>
              <w:t>Mobile No. / Email</w:t>
            </w:r>
          </w:p>
        </w:tc>
        <w:tc>
          <w:tcPr>
            <w:tcW w:w="5962" w:type="dxa"/>
            <w:shd w:val="clear" w:color="auto" w:fill="FFFFFF"/>
            <w:tcMar>
              <w:top w:w="90" w:type="dxa"/>
              <w:left w:w="80" w:type="dxa"/>
              <w:bottom w:w="90" w:type="dxa"/>
              <w:right w:w="80" w:type="dxa"/>
            </w:tcMar>
            <w:vAlign w:val="center"/>
          </w:tcPr>
          <w:p w14:paraId="2A91D399" w14:textId="77777777" w:rsidR="00000BBC" w:rsidRDefault="00000000">
            <w:pPr>
              <w:keepLines/>
              <w:spacing w:after="0" w:line="264" w:lineRule="auto"/>
            </w:pPr>
            <w:r>
              <w:rPr>
                <w:rFonts w:cs="Arial"/>
              </w:rPr>
              <w:t>____________________________________________</w:t>
            </w:r>
          </w:p>
        </w:tc>
      </w:tr>
    </w:tbl>
    <w:p w14:paraId="48DAB7AF" w14:textId="77777777" w:rsidR="00000BBC" w:rsidRDefault="00000BBC">
      <w:pPr>
        <w:spacing w:after="0" w:line="20" w:lineRule="exact"/>
        <w:jc w:val="both"/>
      </w:pPr>
    </w:p>
    <w:p w14:paraId="09C58055" w14:textId="77777777" w:rsidR="00000BBC" w:rsidRDefault="00000000">
      <w:pPr>
        <w:pStyle w:val="Heading1"/>
        <w:shd w:val="clear" w:color="auto" w:fill="FFFFFF"/>
        <w:spacing w:before="220" w:line="264" w:lineRule="auto"/>
      </w:pPr>
      <w:r>
        <w:rPr>
          <w:rFonts w:ascii="Arial" w:eastAsia="Arial" w:hAnsi="Arial" w:cs="Arial"/>
          <w:sz w:val="22"/>
        </w:rPr>
        <w:t>I. PURPOSE OF THIS CONSENT</w:t>
      </w:r>
    </w:p>
    <w:p w14:paraId="78D8E27D" w14:textId="77777777" w:rsidR="00000BBC" w:rsidRDefault="00000000">
      <w:pPr>
        <w:keepLines/>
      </w:pPr>
      <w:r>
        <w:rPr>
          <w:rFonts w:cs="Arial"/>
        </w:rPr>
        <w:t>This Form records the Borrower's consent and authorization for SPINA LENDING COMPANY to collect, record, organize, store, use, update, retrieve and otherwise process personal information in connection with the Borrower's loan application and, if approved, the resulting loan and related transactions, subject to applicable Philippine data privacy laws and regulations.</w:t>
      </w:r>
    </w:p>
    <w:p w14:paraId="3375DCA8" w14:textId="77777777" w:rsidR="00000BBC" w:rsidRDefault="00000000">
      <w:pPr>
        <w:keepLines/>
      </w:pPr>
      <w:r>
        <w:rPr>
          <w:rFonts w:cs="Arial"/>
        </w:rPr>
        <w:t>This Form should be read together with SPINA LENDING COMPANY's applicable Privacy Notice. Where processing is required or otherwise permitted by law, the applicable lawful basis shall govern even where separate consent is not required.</w:t>
      </w:r>
    </w:p>
    <w:p w14:paraId="4B9EEDA0" w14:textId="77777777" w:rsidR="00000BBC" w:rsidRDefault="00000000">
      <w:pPr>
        <w:pStyle w:val="Heading1"/>
        <w:shd w:val="clear" w:color="auto" w:fill="FFFFFF"/>
        <w:spacing w:before="220" w:line="264" w:lineRule="auto"/>
      </w:pPr>
      <w:r>
        <w:rPr>
          <w:rFonts w:ascii="Arial" w:eastAsia="Arial" w:hAnsi="Arial" w:cs="Arial"/>
          <w:sz w:val="22"/>
        </w:rPr>
        <w:t>II. PERSONAL INFORMATION THAT MAY BE COLLECTED AND PROCESSED</w:t>
      </w:r>
    </w:p>
    <w:p w14:paraId="2B0EEFBD" w14:textId="77777777" w:rsidR="00000BBC" w:rsidRDefault="00000000">
      <w:pPr>
        <w:keepLines/>
      </w:pPr>
      <w:r>
        <w:rPr>
          <w:rFonts w:cs="Arial"/>
        </w:rPr>
        <w:t>Depending on the transaction and applicable requirements, SPINA LENDING COMPANY may process information provided by the Borrower or obtained from lawful sources, including:</w:t>
      </w:r>
    </w:p>
    <w:p w14:paraId="770FEC9D" w14:textId="77777777" w:rsidR="00000BBC" w:rsidRDefault="00000000">
      <w:pPr>
        <w:pStyle w:val="ListParagraph"/>
        <w:keepLines/>
        <w:spacing w:after="60" w:line="264" w:lineRule="auto"/>
        <w:ind w:left="230" w:hanging="173"/>
      </w:pPr>
      <w:r>
        <w:rPr>
          <w:rFonts w:cs="Arial"/>
        </w:rPr>
        <w:t>• Basic identifying information, such as name, date of birth, civil status, citizenship and contact details;</w:t>
      </w:r>
    </w:p>
    <w:p w14:paraId="38F543C3" w14:textId="77777777" w:rsidR="00000BBC" w:rsidRDefault="00000000">
      <w:pPr>
        <w:pStyle w:val="ListParagraph"/>
        <w:keepLines/>
        <w:spacing w:after="60" w:line="264" w:lineRule="auto"/>
        <w:ind w:left="230" w:hanging="173"/>
      </w:pPr>
      <w:r>
        <w:rPr>
          <w:rFonts w:cs="Arial"/>
        </w:rPr>
        <w:t>• Residential and mailing address and other contact information;</w:t>
      </w:r>
    </w:p>
    <w:p w14:paraId="34356C14" w14:textId="77777777" w:rsidR="00000BBC" w:rsidRDefault="00000000">
      <w:pPr>
        <w:pStyle w:val="ListParagraph"/>
        <w:keepLines/>
        <w:spacing w:after="60" w:line="264" w:lineRule="auto"/>
        <w:ind w:left="230" w:hanging="173"/>
      </w:pPr>
      <w:r>
        <w:rPr>
          <w:rFonts w:cs="Arial"/>
        </w:rPr>
        <w:t>• Government-issued identification information and identification documents;</w:t>
      </w:r>
    </w:p>
    <w:p w14:paraId="008005C0" w14:textId="77777777" w:rsidR="00000BBC" w:rsidRDefault="00000000">
      <w:pPr>
        <w:pStyle w:val="ListParagraph"/>
        <w:keepLines/>
        <w:spacing w:after="60" w:line="264" w:lineRule="auto"/>
        <w:ind w:left="230" w:hanging="173"/>
      </w:pPr>
      <w:r>
        <w:rPr>
          <w:rFonts w:cs="Arial"/>
        </w:rPr>
        <w:t>• Controlled identity-verification evidence references used in the CIF process, including evidence relating to eGov verification of National ID and TIN ID and, where applicable, live-face/selfie and liveness verification evidence;</w:t>
      </w:r>
    </w:p>
    <w:p w14:paraId="4A6938FE" w14:textId="77777777" w:rsidR="00000BBC" w:rsidRDefault="00000000">
      <w:pPr>
        <w:pStyle w:val="ListParagraph"/>
        <w:keepLines/>
        <w:spacing w:after="60" w:line="264" w:lineRule="auto"/>
        <w:ind w:left="230" w:hanging="173"/>
      </w:pPr>
      <w:r>
        <w:rPr>
          <w:rFonts w:cs="Arial"/>
        </w:rPr>
        <w:t>• Employment, business, professional and income information;</w:t>
      </w:r>
    </w:p>
    <w:p w14:paraId="41BC427D" w14:textId="77777777" w:rsidR="00000BBC" w:rsidRDefault="00000000">
      <w:pPr>
        <w:pStyle w:val="ListParagraph"/>
        <w:keepLines/>
        <w:spacing w:after="60" w:line="264" w:lineRule="auto"/>
        <w:ind w:left="230" w:hanging="173"/>
      </w:pPr>
      <w:r>
        <w:rPr>
          <w:rFonts w:cs="Arial"/>
        </w:rPr>
        <w:t>• Loan application information, requested loan amount, purpose, payment frequency and loan term;</w:t>
      </w:r>
    </w:p>
    <w:p w14:paraId="6E4F8F06" w14:textId="77777777" w:rsidR="00000BBC" w:rsidRDefault="00000000">
      <w:pPr>
        <w:pStyle w:val="ListParagraph"/>
        <w:keepLines/>
        <w:spacing w:after="60" w:line="264" w:lineRule="auto"/>
        <w:ind w:left="230" w:hanging="173"/>
      </w:pPr>
      <w:r>
        <w:rPr>
          <w:rFonts w:cs="Arial"/>
        </w:rPr>
        <w:t>• Credit, payment, financial and existing-obligation information relevant to credit evaluation and loan servicing;</w:t>
      </w:r>
    </w:p>
    <w:p w14:paraId="7D2EBC4E" w14:textId="77777777" w:rsidR="00000BBC" w:rsidRDefault="00000000">
      <w:pPr>
        <w:pStyle w:val="ListParagraph"/>
        <w:keepLines/>
        <w:spacing w:after="60" w:line="264" w:lineRule="auto"/>
        <w:ind w:left="230" w:hanging="173"/>
      </w:pPr>
      <w:r>
        <w:rPr>
          <w:rFonts w:cs="Arial"/>
        </w:rPr>
        <w:t>• Information contained in supporting documents and communications relating to the loan;</w:t>
      </w:r>
    </w:p>
    <w:p w14:paraId="04FB0888" w14:textId="77777777" w:rsidR="00000BBC" w:rsidRDefault="00000000">
      <w:pPr>
        <w:pStyle w:val="ListParagraph"/>
        <w:keepLines/>
        <w:spacing w:after="60" w:line="264" w:lineRule="auto"/>
        <w:ind w:left="230" w:hanging="173"/>
      </w:pPr>
      <w:r>
        <w:rPr>
          <w:rFonts w:cs="Arial"/>
        </w:rPr>
        <w:t>• Information necessary for account administration, payment processing, collection, dispute handling, fraud prevention, compliance and recordkeeping; and</w:t>
      </w:r>
    </w:p>
    <w:p w14:paraId="2D82F730" w14:textId="77777777" w:rsidR="00000BBC" w:rsidRDefault="00000000">
      <w:pPr>
        <w:pStyle w:val="ListParagraph"/>
        <w:keepLines/>
        <w:spacing w:after="60" w:line="264" w:lineRule="auto"/>
        <w:ind w:left="230" w:hanging="173"/>
      </w:pPr>
      <w:r>
        <w:rPr>
          <w:rFonts w:cs="Arial"/>
        </w:rPr>
        <w:t>• Other information reasonably necessary for a lawful purpose connected with the Borrower's transaction with SPINA LENDING COMPANY.</w:t>
      </w:r>
    </w:p>
    <w:p w14:paraId="1451C59B" w14:textId="77777777" w:rsidR="00000BBC" w:rsidRDefault="00000000">
      <w:pPr>
        <w:pStyle w:val="Heading1"/>
        <w:shd w:val="clear" w:color="auto" w:fill="FFFFFF"/>
        <w:spacing w:before="220" w:line="264" w:lineRule="auto"/>
      </w:pPr>
      <w:r>
        <w:rPr>
          <w:rFonts w:ascii="Arial" w:eastAsia="Arial" w:hAnsi="Arial" w:cs="Arial"/>
          <w:sz w:val="22"/>
        </w:rPr>
        <w:t>III. PURPOSES OF PROCESSING</w:t>
      </w:r>
    </w:p>
    <w:p w14:paraId="201684A2" w14:textId="77777777" w:rsidR="00000BBC" w:rsidRDefault="00000000">
      <w:pPr>
        <w:keepLines/>
      </w:pPr>
      <w:r>
        <w:rPr>
          <w:rFonts w:cs="Arial"/>
        </w:rPr>
        <w:t>I understand and authorize SPINA LENDING COMPANY, to the extent permitted by law, to process my personal information for:</w:t>
      </w:r>
    </w:p>
    <w:p w14:paraId="1AEAEC9B" w14:textId="77777777" w:rsidR="00000BBC" w:rsidRDefault="00000000">
      <w:pPr>
        <w:pStyle w:val="ListParagraph"/>
        <w:keepLines/>
        <w:spacing w:after="60" w:line="264" w:lineRule="auto"/>
        <w:ind w:left="230" w:hanging="173"/>
      </w:pPr>
      <w:r>
        <w:rPr>
          <w:rFonts w:cs="Arial"/>
        </w:rPr>
        <w:t>• Receiving, evaluating and processing the loan application;</w:t>
      </w:r>
    </w:p>
    <w:p w14:paraId="4183C12A" w14:textId="77777777" w:rsidR="00000BBC" w:rsidRDefault="00000000">
      <w:pPr>
        <w:pStyle w:val="ListParagraph"/>
        <w:keepLines/>
        <w:spacing w:after="60" w:line="264" w:lineRule="auto"/>
        <w:ind w:left="230" w:hanging="173"/>
      </w:pPr>
      <w:r>
        <w:rPr>
          <w:rFonts w:cs="Arial"/>
        </w:rPr>
        <w:t>• Verifying my identity and information submitted in the application;</w:t>
      </w:r>
    </w:p>
    <w:p w14:paraId="76962D57" w14:textId="77777777" w:rsidR="00000BBC" w:rsidRDefault="00000000">
      <w:pPr>
        <w:pStyle w:val="ListParagraph"/>
        <w:keepLines/>
        <w:spacing w:after="60" w:line="264" w:lineRule="auto"/>
        <w:ind w:left="230" w:hanging="173"/>
      </w:pPr>
      <w:r>
        <w:rPr>
          <w:rFonts w:cs="Arial"/>
        </w:rPr>
        <w:t>• Conducting credit investigation, background verification and related risk assessment;</w:t>
      </w:r>
    </w:p>
    <w:p w14:paraId="7A564E93" w14:textId="77777777" w:rsidR="00000BBC" w:rsidRDefault="00000000">
      <w:pPr>
        <w:pStyle w:val="ListParagraph"/>
        <w:keepLines/>
        <w:spacing w:after="60" w:line="264" w:lineRule="auto"/>
        <w:ind w:left="230" w:hanging="173"/>
      </w:pPr>
      <w:r>
        <w:rPr>
          <w:rFonts w:cs="Arial"/>
        </w:rPr>
        <w:t>• Contacting references, employers, businesses or other lawful sources identified by me for verification purposes;</w:t>
      </w:r>
    </w:p>
    <w:p w14:paraId="5C1153DD" w14:textId="77777777" w:rsidR="00000BBC" w:rsidRDefault="00000000">
      <w:pPr>
        <w:pStyle w:val="ListParagraph"/>
        <w:keepLines/>
        <w:spacing w:after="60" w:line="264" w:lineRule="auto"/>
        <w:ind w:left="230" w:hanging="173"/>
      </w:pPr>
      <w:r>
        <w:rPr>
          <w:rFonts w:cs="Arial"/>
        </w:rPr>
        <w:t>• Preparing and administering the Loan Disclosure Statement, Loan Agreement, Promissory Note, payment schedule and other loan documents;</w:t>
      </w:r>
    </w:p>
    <w:p w14:paraId="1FCB25DF" w14:textId="77777777" w:rsidR="00000BBC" w:rsidRDefault="00000000">
      <w:pPr>
        <w:pStyle w:val="ListParagraph"/>
        <w:keepLines/>
        <w:spacing w:after="60" w:line="264" w:lineRule="auto"/>
        <w:ind w:left="230" w:hanging="173"/>
      </w:pPr>
      <w:r>
        <w:rPr>
          <w:rFonts w:cs="Arial"/>
        </w:rPr>
        <w:t>• Releasing and disbursing loan proceeds and recording payments and transactions;</w:t>
      </w:r>
    </w:p>
    <w:p w14:paraId="4F7894A8" w14:textId="77777777" w:rsidR="00000BBC" w:rsidRDefault="00000000">
      <w:pPr>
        <w:pStyle w:val="ListParagraph"/>
        <w:keepLines/>
        <w:spacing w:after="60" w:line="264" w:lineRule="auto"/>
        <w:ind w:left="230" w:hanging="173"/>
      </w:pPr>
      <w:r>
        <w:rPr>
          <w:rFonts w:cs="Arial"/>
        </w:rPr>
        <w:t>• Maintaining my account, statement of account and payment history;</w:t>
      </w:r>
    </w:p>
    <w:p w14:paraId="5FEBD728" w14:textId="77777777" w:rsidR="00000BBC" w:rsidRDefault="00000000">
      <w:pPr>
        <w:pStyle w:val="ListParagraph"/>
        <w:keepLines/>
        <w:spacing w:after="60" w:line="264" w:lineRule="auto"/>
        <w:ind w:left="230" w:hanging="173"/>
      </w:pPr>
      <w:r>
        <w:rPr>
          <w:rFonts w:cs="Arial"/>
        </w:rPr>
        <w:t>• Communicating with me regarding the application, loan, payments, notices and account matters;</w:t>
      </w:r>
    </w:p>
    <w:p w14:paraId="75AA0979" w14:textId="77777777" w:rsidR="00000BBC" w:rsidRDefault="00000000">
      <w:pPr>
        <w:pStyle w:val="ListParagraph"/>
        <w:keepLines/>
        <w:spacing w:after="60" w:line="264" w:lineRule="auto"/>
        <w:ind w:left="230" w:hanging="173"/>
      </w:pPr>
      <w:r>
        <w:rPr>
          <w:rFonts w:cs="Arial"/>
        </w:rPr>
        <w:t>• Managing delinquency, default, lawful collection activities, restructuring, settlement and related account administration;</w:t>
      </w:r>
    </w:p>
    <w:p w14:paraId="173A4F09" w14:textId="77777777" w:rsidR="00000BBC" w:rsidRDefault="00000000">
      <w:pPr>
        <w:pStyle w:val="ListParagraph"/>
        <w:keepLines/>
        <w:spacing w:after="60" w:line="264" w:lineRule="auto"/>
        <w:ind w:left="230" w:hanging="173"/>
      </w:pPr>
      <w:r>
        <w:rPr>
          <w:rFonts w:cs="Arial"/>
        </w:rPr>
        <w:t>• Preventing, detecting and addressing fraud and unauthorized transactions;</w:t>
      </w:r>
    </w:p>
    <w:p w14:paraId="28CF2D9C" w14:textId="77777777" w:rsidR="00E45328" w:rsidRDefault="00000000" w:rsidP="00E45328">
      <w:pPr>
        <w:pStyle w:val="ListParagraph"/>
        <w:keepLines/>
        <w:spacing w:after="60" w:line="264" w:lineRule="auto"/>
        <w:ind w:left="230" w:hanging="173"/>
        <w:rPr>
          <w:ins w:id="0" w:author="Julie Marie Gabutero" w:date="2026-09-18T22:22:00Z" w16du:dateUtc="2026-09-18T14:22:00Z"/>
          <w:rFonts w:cs="Arial"/>
        </w:rPr>
      </w:pPr>
      <w:r>
        <w:rPr>
          <w:rFonts w:cs="Arial"/>
        </w:rPr>
        <w:lastRenderedPageBreak/>
        <w:t>• Complying with applicable laws, regulations, regulatory requirements, court orders and lawful government requests</w:t>
      </w:r>
    </w:p>
    <w:p w14:paraId="32F6CB49" w14:textId="2F4DE453" w:rsidR="00000BBC" w:rsidRPr="00E45328" w:rsidRDefault="00E45328" w:rsidP="00E45328">
      <w:pPr>
        <w:pStyle w:val="ListParagraph"/>
        <w:keepLines/>
        <w:spacing w:after="60" w:line="264" w:lineRule="auto"/>
        <w:ind w:left="230" w:hanging="173"/>
        <w:rPr>
          <w:rFonts w:cs="Arial"/>
        </w:rPr>
      </w:pPr>
      <w:ins w:id="1" w:author="Julie Marie Gabutero" w:date="2026-09-18T22:22:00Z" w16du:dateUtc="2026-09-18T14:22:00Z">
        <w:r>
          <w:rPr>
            <w:rFonts w:cs="Arial"/>
          </w:rPr>
          <w:t>•</w:t>
        </w:r>
        <w:r>
          <w:rPr>
            <w:rFonts w:cs="Arial"/>
          </w:rPr>
          <w:t xml:space="preserve"> </w:t>
        </w:r>
      </w:ins>
      <w:ins w:id="2" w:author="Julie Marie Gabutero" w:date="2026-09-18T22:23:00Z" w16du:dateUtc="2026-09-18T14:23:00Z">
        <w:r w:rsidRPr="00E45328">
          <w:rPr>
            <w:rFonts w:cs="Arial"/>
          </w:rPr>
          <w:t>Maintaining the security, integrity, availability, and auditability of SPINA's systems and records</w:t>
        </w:r>
      </w:ins>
      <w:r w:rsidR="00000000">
        <w:rPr>
          <w:rFonts w:cs="Arial"/>
        </w:rPr>
        <w:t xml:space="preserve">; </w:t>
      </w:r>
      <w:r w:rsidR="00000000" w:rsidRPr="00E45328">
        <w:rPr>
          <w:rFonts w:cs="Arial"/>
        </w:rPr>
        <w:t>and</w:t>
      </w:r>
    </w:p>
    <w:p w14:paraId="40E18025" w14:textId="678588B4" w:rsidR="00000BBC" w:rsidRDefault="00000000">
      <w:pPr>
        <w:pStyle w:val="ListParagraph"/>
        <w:keepLines/>
        <w:spacing w:after="60" w:line="264" w:lineRule="auto"/>
        <w:ind w:left="230" w:hanging="173"/>
      </w:pPr>
      <w:r>
        <w:rPr>
          <w:rFonts w:cs="Arial"/>
        </w:rPr>
        <w:t xml:space="preserve">• </w:t>
      </w:r>
      <w:ins w:id="3" w:author="Julie Marie Gabutero" w:date="2026-09-18T22:22:00Z" w16du:dateUtc="2026-09-18T14:22:00Z">
        <w:r w:rsidR="00E45328" w:rsidRPr="00E45328">
          <w:rPr>
            <w:rFonts w:cs="Arial"/>
          </w:rPr>
          <w:t>Performing other specific and lawful activities reasonably necessary to administer the lending relationship, where such processing has an applicable lawful basis under data privacy laws.</w:t>
        </w:r>
      </w:ins>
      <w:del w:id="4" w:author="Julie Marie Gabutero" w:date="2026-09-18T22:22:00Z" w16du:dateUtc="2026-09-18T14:22:00Z">
        <w:r w:rsidDel="00E45328">
          <w:rPr>
            <w:rFonts w:cs="Arial"/>
          </w:rPr>
          <w:delText>Performing other legitimate and lawful functions reasonably necessary to administer the lending relationship.</w:delText>
        </w:r>
      </w:del>
    </w:p>
    <w:p w14:paraId="25FDD001" w14:textId="77777777" w:rsidR="00000BBC" w:rsidRDefault="00000BBC">
      <w:pPr>
        <w:spacing w:after="0" w:line="20" w:lineRule="exact"/>
      </w:pPr>
    </w:p>
    <w:p w14:paraId="1521718F" w14:textId="77777777" w:rsidR="00000BBC" w:rsidRDefault="00000BBC">
      <w:pPr>
        <w:spacing w:after="0" w:line="20" w:lineRule="exact"/>
      </w:pPr>
    </w:p>
    <w:p w14:paraId="3F0E4175" w14:textId="77777777" w:rsidR="00000BBC" w:rsidRDefault="00000000">
      <w:pPr>
        <w:pStyle w:val="Heading1"/>
        <w:shd w:val="clear" w:color="auto" w:fill="FFFFFF"/>
        <w:spacing w:before="220" w:line="264" w:lineRule="auto"/>
      </w:pPr>
      <w:r>
        <w:rPr>
          <w:rFonts w:ascii="Arial" w:eastAsia="Arial" w:hAnsi="Arial" w:cs="Arial"/>
          <w:sz w:val="22"/>
        </w:rPr>
        <w:t>IV. CREDIT AND INFORMATION VERIFICATION AUTHORIZATION</w:t>
      </w:r>
    </w:p>
    <w:p w14:paraId="20F1FC6C" w14:textId="77777777" w:rsidR="00000BBC" w:rsidRDefault="00000000">
      <w:pPr>
        <w:keepLines/>
      </w:pPr>
      <w:r>
        <w:rPr>
          <w:rFonts w:cs="Arial"/>
        </w:rPr>
        <w:t>I expressly authorize SPINA LENDING COMPANY, subject to applicable law, to verify the information provided in my application and supporting documents. This may include contacting or obtaining information from my stated references, employer, business, or other lawful sources for purposes connected with evaluation, administration and servicing of my loan.</w:t>
      </w:r>
    </w:p>
    <w:p w14:paraId="7E6D89AE" w14:textId="77777777" w:rsidR="00000BBC" w:rsidRDefault="00000000">
      <w:pPr>
        <w:keepLines/>
      </w:pPr>
      <w:r>
        <w:rPr>
          <w:rFonts w:cs="Arial"/>
        </w:rPr>
        <w:t>I understand that inaccurate, incomplete or misleading information may affect the evaluation of the application and may be addressed in accordance with the Loan Agreement and applicable law.</w:t>
      </w:r>
    </w:p>
    <w:p w14:paraId="4B47DF3B" w14:textId="77777777" w:rsidR="00000BBC" w:rsidRDefault="00000000">
      <w:pPr>
        <w:pStyle w:val="Heading1"/>
        <w:shd w:val="clear" w:color="auto" w:fill="FFFFFF"/>
        <w:spacing w:before="220" w:line="264" w:lineRule="auto"/>
      </w:pPr>
      <w:r>
        <w:rPr>
          <w:rFonts w:ascii="Arial" w:eastAsia="Arial" w:hAnsi="Arial" w:cs="Arial"/>
          <w:sz w:val="22"/>
        </w:rPr>
        <w:t>V. DISCLOSURE OR SHARING OF PERSONAL INFORMATION</w:t>
      </w:r>
    </w:p>
    <w:p w14:paraId="1F4BC090" w14:textId="77777777" w:rsidR="00000BBC" w:rsidRDefault="00000000">
      <w:pPr>
        <w:keepLines/>
      </w:pPr>
      <w:r>
        <w:rPr>
          <w:rFonts w:cs="Arial"/>
        </w:rPr>
        <w:t>I understand that SPINA LENDING COMPANY may disclose or share relevant personal information where reasonably necessary for a lawful and stated purpose, including with authorized employees and representatives, service providers or contractors performing functions for SPINA LENDING COMPANY, payment or disbursement providers, professional advisers, auditors, insurers or other applicable parties, regulators and government authorities, and persons to whom disclosure is required or permitted by law.</w:t>
      </w:r>
    </w:p>
    <w:p w14:paraId="38271DE5" w14:textId="77777777" w:rsidR="00000BBC" w:rsidRDefault="00000000">
      <w:pPr>
        <w:keepLines/>
      </w:pPr>
      <w:r>
        <w:rPr>
          <w:rFonts w:cs="Arial"/>
        </w:rPr>
        <w:t>SPINA LENDING COMPANY shall limit disclosure to information reasonably necessary for the applicable purpose and shall apply appropriate safeguards required by applicable law.</w:t>
      </w:r>
    </w:p>
    <w:p w14:paraId="4FB29BE7" w14:textId="77777777" w:rsidR="00000BBC" w:rsidRDefault="00000000">
      <w:pPr>
        <w:pStyle w:val="Heading1"/>
        <w:shd w:val="clear" w:color="auto" w:fill="FFFFFF"/>
        <w:spacing w:before="220" w:line="264" w:lineRule="auto"/>
      </w:pPr>
      <w:r>
        <w:rPr>
          <w:rFonts w:ascii="Arial" w:eastAsia="Arial" w:hAnsi="Arial" w:cs="Arial"/>
          <w:sz w:val="22"/>
        </w:rPr>
        <w:t>VI. ELECTRONIC COMMUNICATIONS</w:t>
      </w:r>
    </w:p>
    <w:p w14:paraId="1213D239" w14:textId="77777777" w:rsidR="00000BBC" w:rsidRDefault="00000000">
      <w:pPr>
        <w:keepLines/>
      </w:pPr>
      <w:r>
        <w:rPr>
          <w:rFonts w:cs="Arial"/>
        </w:rPr>
        <w:t>I consent, where applicable and subject to law, to receive legitimate account-related communications through the contact details I provide, including notices concerning the loan application, documents, payment schedules, reminders, statements, account status, default, settlement and other servicing matters.</w:t>
      </w:r>
    </w:p>
    <w:p w14:paraId="1D749E5D" w14:textId="77777777" w:rsidR="00000BBC" w:rsidRDefault="00000000">
      <w:pPr>
        <w:keepLines/>
      </w:pPr>
      <w:r>
        <w:rPr>
          <w:rFonts w:cs="Arial"/>
        </w:rPr>
        <w:t>I understand that electronic communications do not remove SPINA LENDING COMPANY's obligation to comply with applicable requirements concerning notices, disclosures and data privacy.</w:t>
      </w:r>
    </w:p>
    <w:p w14:paraId="1DEC1E78" w14:textId="77777777" w:rsidR="00000BBC" w:rsidRDefault="00000000">
      <w:pPr>
        <w:pStyle w:val="Heading1"/>
        <w:shd w:val="clear" w:color="auto" w:fill="FFFFFF"/>
        <w:spacing w:before="220" w:line="264" w:lineRule="auto"/>
      </w:pPr>
      <w:r>
        <w:rPr>
          <w:rFonts w:ascii="Arial" w:eastAsia="Arial" w:hAnsi="Arial" w:cs="Arial"/>
          <w:sz w:val="22"/>
        </w:rPr>
        <w:t>VII. DATA RETENTION AND SECURITY</w:t>
      </w:r>
    </w:p>
    <w:p w14:paraId="06599C6B" w14:textId="77777777" w:rsidR="00000BBC" w:rsidRDefault="00000000">
      <w:pPr>
        <w:keepLines/>
      </w:pPr>
      <w:r>
        <w:rPr>
          <w:rFonts w:cs="Arial"/>
        </w:rPr>
        <w:t>I understand that personal information may be retained for as long as reasonably necessary to fulfill the purposes for which it was collected, administer the lending relationship, comply with legal and regulatory obligations, establish or defend legal claims, and for legitimate recordkeeping purposes, subject to applicable retention periods.</w:t>
      </w:r>
    </w:p>
    <w:p w14:paraId="36D2588A" w14:textId="05CD7D4D" w:rsidR="00000BBC" w:rsidRDefault="00000000">
      <w:pPr>
        <w:keepLines/>
      </w:pPr>
      <w:r>
        <w:rPr>
          <w:rFonts w:cs="Arial"/>
        </w:rPr>
        <w:t xml:space="preserve">I understand that SPINA LENDING COMPANY </w:t>
      </w:r>
      <w:del w:id="5" w:author="Julie Marie Gabutero" w:date="2026-09-18T22:27:00Z" w16du:dateUtc="2026-09-18T14:27:00Z">
        <w:r w:rsidDel="00E45328">
          <w:rPr>
            <w:rFonts w:cs="Arial"/>
          </w:rPr>
          <w:delText xml:space="preserve">is expected to </w:delText>
        </w:r>
      </w:del>
      <w:r>
        <w:rPr>
          <w:rFonts w:cs="Arial"/>
        </w:rPr>
        <w:t>implement</w:t>
      </w:r>
      <w:ins w:id="6" w:author="Julie Marie Gabutero" w:date="2026-09-18T22:27:00Z" w16du:dateUtc="2026-09-18T14:27:00Z">
        <w:r w:rsidR="00E45328">
          <w:rPr>
            <w:rFonts w:cs="Arial"/>
          </w:rPr>
          <w:t>s</w:t>
        </w:r>
      </w:ins>
      <w:r>
        <w:rPr>
          <w:rFonts w:cs="Arial"/>
        </w:rPr>
        <w:t xml:space="preserve"> reasonable organizational, physical and technical measures designed to protect personal information against unauthorized access, disclosure, alteration, loss or other unlawful processing.</w:t>
      </w:r>
    </w:p>
    <w:p w14:paraId="3E9B6B4B" w14:textId="77777777" w:rsidR="00000BBC" w:rsidRDefault="00000000">
      <w:pPr>
        <w:pStyle w:val="Heading1"/>
        <w:shd w:val="clear" w:color="auto" w:fill="FFFFFF"/>
        <w:spacing w:before="220" w:line="264" w:lineRule="auto"/>
      </w:pPr>
      <w:r>
        <w:rPr>
          <w:rFonts w:ascii="Arial" w:eastAsia="Arial" w:hAnsi="Arial" w:cs="Arial"/>
          <w:sz w:val="22"/>
        </w:rPr>
        <w:t>VIII. RIGHTS OF THE DATA SUBJECT</w:t>
      </w:r>
    </w:p>
    <w:p w14:paraId="6B6FE8D2" w14:textId="77777777" w:rsidR="00000BBC" w:rsidRDefault="00000000">
      <w:pPr>
        <w:keepLines/>
      </w:pPr>
      <w:r>
        <w:rPr>
          <w:rFonts w:cs="Arial"/>
        </w:rPr>
        <w:t>Subject to applicable law and its limitations, I understand that I may have rights as a data subject, including the right to be informed about processing, access personal information, correct inaccurate or outdated information, and exercise other rights available under applicable data privacy laws and regulations.</w:t>
      </w:r>
    </w:p>
    <w:p w14:paraId="3F43B28E" w14:textId="77777777" w:rsidR="00000BBC" w:rsidRDefault="00000000">
      <w:pPr>
        <w:keepLines/>
      </w:pPr>
      <w:r>
        <w:rPr>
          <w:rFonts w:cs="Arial"/>
        </w:rPr>
        <w:t>Requests concerning personal information or applicable data subject rights may be directed to SPINA LENDING COMPANY through its designated Data Privacy Officer or privacy contact identified in its current Privacy Notice.</w:t>
      </w:r>
    </w:p>
    <w:p w14:paraId="2325CB94" w14:textId="77777777" w:rsidR="00000BBC" w:rsidRDefault="00000BBC">
      <w:pPr>
        <w:spacing w:after="0" w:line="20" w:lineRule="exact"/>
      </w:pPr>
    </w:p>
    <w:p w14:paraId="7BFFA602" w14:textId="77777777" w:rsidR="00000BBC" w:rsidRDefault="00000BBC">
      <w:pPr>
        <w:spacing w:after="0" w:line="20" w:lineRule="exact"/>
      </w:pPr>
    </w:p>
    <w:p w14:paraId="1990923D" w14:textId="77777777" w:rsidR="00000BBC" w:rsidRDefault="00000000">
      <w:pPr>
        <w:pStyle w:val="Heading1"/>
        <w:pageBreakBefore/>
        <w:shd w:val="clear" w:color="auto" w:fill="FFFFFF"/>
        <w:spacing w:before="0" w:line="264" w:lineRule="auto"/>
      </w:pPr>
      <w:r>
        <w:rPr>
          <w:rFonts w:ascii="Arial" w:eastAsia="Arial" w:hAnsi="Arial" w:cs="Arial"/>
          <w:sz w:val="22"/>
        </w:rPr>
        <w:lastRenderedPageBreak/>
        <w:t>IX. CONSENT AND ACKNOWLEDGMENT</w:t>
      </w:r>
    </w:p>
    <w:p w14:paraId="5A46FD35" w14:textId="77777777" w:rsidR="00000BBC" w:rsidRDefault="00000000">
      <w:pPr>
        <w:keepLines/>
      </w:pPr>
      <w:r>
        <w:rPr>
          <w:rFonts w:cs="Arial"/>
        </w:rPr>
        <w:t>I acknowledge that I have read and understood this Form and the applicable Privacy Notice made available to me.</w:t>
      </w:r>
    </w:p>
    <w:p w14:paraId="706CCC4B" w14:textId="7782C181" w:rsidR="00000BBC" w:rsidRDefault="00000000">
      <w:pPr>
        <w:keepLines/>
      </w:pPr>
      <w:r>
        <w:rPr>
          <w:rFonts w:cs="Arial"/>
        </w:rPr>
        <w:t>I</w:t>
      </w:r>
      <w:del w:id="7" w:author="Julie Marie Gabutero" w:date="2026-09-18T22:31:00Z" w16du:dateUtc="2026-09-18T14:31:00Z">
        <w:r w:rsidDel="00E45328">
          <w:rPr>
            <w:rFonts w:cs="Arial"/>
          </w:rPr>
          <w:delText xml:space="preserve"> voluntarily</w:delText>
        </w:r>
      </w:del>
      <w:r>
        <w:rPr>
          <w:rFonts w:cs="Arial"/>
        </w:rPr>
        <w:t xml:space="preserve"> provide the consent and authorizations stated herein for the purposes described above, to the extent that consent is the applicable lawful basis for processing.</w:t>
      </w:r>
    </w:p>
    <w:p w14:paraId="18E6449F" w14:textId="77777777" w:rsidR="00000BBC" w:rsidRDefault="00000000">
      <w:pPr>
        <w:keepLines/>
      </w:pPr>
      <w:r>
        <w:rPr>
          <w:rFonts w:cs="Arial"/>
        </w:rPr>
        <w:t>I understand that withdrawal of consent, where legally permitted, does not necessarily affect processing already undertaken on the basis of prior valid consent and does not prevent SPINA LENDING COMPANY from continuing processing where another lawful basis exists or where processing is required or permitted by law.</w:t>
      </w:r>
    </w:p>
    <w:p w14:paraId="54E3467A" w14:textId="77777777" w:rsidR="00000BBC" w:rsidRDefault="00000000">
      <w:pPr>
        <w:keepLines/>
      </w:pPr>
      <w:r>
        <w:rPr>
          <w:rFonts w:cs="Arial"/>
        </w:rPr>
        <w:t>I understand that refusal to provide information necessary for a lawful loan evaluation or transaction may prevent SPINA LENDING COMPANY from processing or completing the relevant application or transaction.</w:t>
      </w:r>
    </w:p>
    <w:p w14:paraId="2E13916F" w14:textId="77777777" w:rsidR="00000BBC" w:rsidRDefault="00000000">
      <w:pPr>
        <w:pStyle w:val="Heading1"/>
        <w:shd w:val="clear" w:color="auto" w:fill="FFFFFF"/>
        <w:spacing w:before="220" w:line="264" w:lineRule="auto"/>
      </w:pPr>
      <w:r>
        <w:rPr>
          <w:rFonts w:ascii="Arial" w:eastAsia="Arial" w:hAnsi="Arial" w:cs="Arial"/>
          <w:sz w:val="22"/>
        </w:rPr>
        <w:t>X. OPTIONAL / SEPARATE CONSENTS</w:t>
      </w:r>
    </w:p>
    <w:p w14:paraId="3FBF245E" w14:textId="77777777" w:rsidR="00000BBC" w:rsidRDefault="00000000">
      <w:pPr>
        <w:keepLines/>
      </w:pPr>
      <w:r>
        <w:rPr>
          <w:rFonts w:cs="Arial"/>
        </w:rPr>
        <w:t>The following consent is optional, is not required to obtain a loan, and applies only if I separately select it and the processing is legally permissible:</w:t>
      </w:r>
    </w:p>
    <w:p w14:paraId="22E30A35" w14:textId="77777777" w:rsidR="00000BBC" w:rsidRDefault="00000000">
      <w:pPr>
        <w:keepLines/>
        <w:spacing w:before="40"/>
        <w:ind w:left="317" w:hanging="317"/>
      </w:pPr>
      <w:r>
        <w:rPr>
          <w:rFonts w:cs="Arial"/>
        </w:rPr>
        <w:t>☐ I consent to processing of my personal information for lawful service-related communications beyond those necessary to administer the loan, subject to SPINA LENDING COMPANY's Privacy Notice.</w:t>
      </w:r>
    </w:p>
    <w:p w14:paraId="7B0B67D8" w14:textId="77777777" w:rsidR="00000BBC" w:rsidRDefault="00000000">
      <w:pPr>
        <w:keepLines/>
        <w:spacing w:after="140"/>
      </w:pPr>
      <w:r>
        <w:rPr>
          <w:rFonts w:cs="Arial"/>
          <w:sz w:val="20"/>
        </w:rPr>
        <w:t>Any additional optional processing must be specifically described to me in writing before I am asked to consent. Optional consent is separate from processing necessary for the loan or supported by another lawful basis.</w:t>
      </w:r>
    </w:p>
    <w:p w14:paraId="7F9BCC71" w14:textId="77777777" w:rsidR="00000BBC" w:rsidRDefault="00000000">
      <w:pPr>
        <w:pStyle w:val="Heading1"/>
        <w:spacing w:before="220" w:line="264" w:lineRule="auto"/>
      </w:pPr>
      <w:r>
        <w:rPr>
          <w:rFonts w:ascii="Arial" w:eastAsia="Arial" w:hAnsi="Arial" w:cs="Arial"/>
          <w:sz w:val="22"/>
        </w:rPr>
        <w:t>XI. BORROWER / DATA SUBJECT SIGNATURE</w:t>
      </w:r>
    </w:p>
    <w:tbl>
      <w:tblPr>
        <w:tblStyle w:val="TableGrid"/>
        <w:tblW w:w="9562"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6250"/>
        <w:gridCol w:w="3312"/>
      </w:tblGrid>
      <w:tr w:rsidR="00000BBC" w14:paraId="4C950355" w14:textId="77777777">
        <w:trPr>
          <w:cantSplit/>
          <w:tblHeader/>
        </w:trPr>
        <w:tc>
          <w:tcPr>
            <w:tcW w:w="6250" w:type="dxa"/>
            <w:shd w:val="clear" w:color="auto" w:fill="F2F2F2"/>
            <w:tcMar>
              <w:top w:w="90" w:type="dxa"/>
              <w:left w:w="80" w:type="dxa"/>
              <w:bottom w:w="90" w:type="dxa"/>
              <w:right w:w="80" w:type="dxa"/>
            </w:tcMar>
            <w:vAlign w:val="center"/>
          </w:tcPr>
          <w:p w14:paraId="16FEF860" w14:textId="77777777" w:rsidR="00000BBC" w:rsidRDefault="00000000">
            <w:pPr>
              <w:keepNext/>
              <w:keepLines/>
              <w:spacing w:after="0" w:line="264" w:lineRule="auto"/>
            </w:pPr>
            <w:r>
              <w:rPr>
                <w:rFonts w:cs="Arial"/>
                <w:b/>
              </w:rPr>
              <w:t>Borrower / Data Subject Signature</w:t>
            </w:r>
          </w:p>
        </w:tc>
        <w:tc>
          <w:tcPr>
            <w:tcW w:w="3312" w:type="dxa"/>
            <w:shd w:val="clear" w:color="auto" w:fill="F2F2F2"/>
            <w:tcMar>
              <w:top w:w="90" w:type="dxa"/>
              <w:left w:w="80" w:type="dxa"/>
              <w:bottom w:w="90" w:type="dxa"/>
              <w:right w:w="80" w:type="dxa"/>
            </w:tcMar>
            <w:vAlign w:val="center"/>
          </w:tcPr>
          <w:p w14:paraId="4E8B2EF3" w14:textId="77777777" w:rsidR="00000BBC" w:rsidRDefault="00000000">
            <w:pPr>
              <w:keepNext/>
              <w:keepLines/>
              <w:spacing w:after="0" w:line="264" w:lineRule="auto"/>
            </w:pPr>
            <w:r>
              <w:rPr>
                <w:rFonts w:cs="Arial"/>
                <w:b/>
              </w:rPr>
              <w:t>Date</w:t>
            </w:r>
          </w:p>
        </w:tc>
      </w:tr>
      <w:tr w:rsidR="00000BBC" w14:paraId="5CE21720" w14:textId="77777777">
        <w:trPr>
          <w:cantSplit/>
        </w:trPr>
        <w:tc>
          <w:tcPr>
            <w:tcW w:w="6250" w:type="dxa"/>
            <w:shd w:val="clear" w:color="auto" w:fill="FFFFFF"/>
            <w:tcMar>
              <w:top w:w="90" w:type="dxa"/>
              <w:left w:w="80" w:type="dxa"/>
              <w:bottom w:w="90" w:type="dxa"/>
              <w:right w:w="80" w:type="dxa"/>
            </w:tcMar>
            <w:vAlign w:val="center"/>
          </w:tcPr>
          <w:p w14:paraId="0BADB2AB" w14:textId="77777777" w:rsidR="00000BBC" w:rsidRDefault="00000000">
            <w:pPr>
              <w:keepLines/>
              <w:spacing w:after="0" w:line="264" w:lineRule="auto"/>
            </w:pPr>
            <w:r>
              <w:rPr>
                <w:rFonts w:cs="Arial"/>
              </w:rPr>
              <w:br/>
              <w:t>____________________________________</w:t>
            </w:r>
            <w:r>
              <w:rPr>
                <w:rFonts w:cs="Arial"/>
              </w:rPr>
              <w:br/>
              <w:t>Printed Name: __________________________</w:t>
            </w:r>
          </w:p>
        </w:tc>
        <w:tc>
          <w:tcPr>
            <w:tcW w:w="3312" w:type="dxa"/>
            <w:shd w:val="clear" w:color="auto" w:fill="FFFFFF"/>
            <w:tcMar>
              <w:top w:w="90" w:type="dxa"/>
              <w:left w:w="80" w:type="dxa"/>
              <w:bottom w:w="90" w:type="dxa"/>
              <w:right w:w="80" w:type="dxa"/>
            </w:tcMar>
            <w:vAlign w:val="center"/>
          </w:tcPr>
          <w:p w14:paraId="21ABF4FB" w14:textId="77777777" w:rsidR="00000BBC" w:rsidRDefault="00000000">
            <w:pPr>
              <w:keepLines/>
              <w:spacing w:after="0" w:line="264" w:lineRule="auto"/>
            </w:pPr>
            <w:r>
              <w:rPr>
                <w:rFonts w:cs="Arial"/>
              </w:rPr>
              <w:br/>
              <w:t>________________________</w:t>
            </w:r>
          </w:p>
        </w:tc>
      </w:tr>
    </w:tbl>
    <w:p w14:paraId="689E0D93" w14:textId="77777777" w:rsidR="00000BBC" w:rsidRDefault="00000BBC">
      <w:pPr>
        <w:spacing w:after="0" w:line="20" w:lineRule="exact"/>
        <w:jc w:val="both"/>
      </w:pPr>
    </w:p>
    <w:p w14:paraId="127BB046" w14:textId="77777777" w:rsidR="00000BBC" w:rsidRDefault="00000000">
      <w:pPr>
        <w:pStyle w:val="Heading1"/>
        <w:spacing w:before="220" w:line="264" w:lineRule="auto"/>
      </w:pPr>
      <w:r>
        <w:rPr>
          <w:rFonts w:ascii="Arial" w:eastAsia="Arial" w:hAnsi="Arial" w:cs="Arial"/>
          <w:sz w:val="22"/>
        </w:rPr>
        <w:t>XII. SPINA LENDING COMPANY USE ONLY - SYSTEM-AUDITED RECORD</w:t>
      </w:r>
    </w:p>
    <w:p w14:paraId="2E26282D" w14:textId="77777777" w:rsidR="00000BBC" w:rsidRDefault="00000000">
      <w:pPr>
        <w:keepLines/>
      </w:pPr>
      <w:r>
        <w:rPr>
          <w:rFonts w:cs="Arial"/>
        </w:rPr>
        <w:t>The following fields are generated or recorded by SPINA and are not authoritative when manually altered on a printed copy:</w:t>
      </w:r>
    </w:p>
    <w:tbl>
      <w:tblPr>
        <w:tblStyle w:val="TableGrid"/>
        <w:tblW w:w="9562"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600"/>
        <w:gridCol w:w="5962"/>
      </w:tblGrid>
      <w:tr w:rsidR="00000BBC" w14:paraId="45C383CD" w14:textId="77777777">
        <w:trPr>
          <w:cantSplit/>
        </w:trPr>
        <w:tc>
          <w:tcPr>
            <w:tcW w:w="3600" w:type="dxa"/>
            <w:shd w:val="clear" w:color="auto" w:fill="F2F2F2"/>
            <w:tcMar>
              <w:top w:w="90" w:type="dxa"/>
              <w:left w:w="80" w:type="dxa"/>
              <w:bottom w:w="90" w:type="dxa"/>
              <w:right w:w="80" w:type="dxa"/>
            </w:tcMar>
            <w:vAlign w:val="center"/>
          </w:tcPr>
          <w:p w14:paraId="08E0096A" w14:textId="77777777" w:rsidR="00000BBC" w:rsidRDefault="00000000">
            <w:pPr>
              <w:keepLines/>
              <w:spacing w:after="0" w:line="264" w:lineRule="auto"/>
            </w:pPr>
            <w:r>
              <w:rPr>
                <w:rFonts w:cs="Arial"/>
                <w:b/>
                <w:sz w:val="20"/>
              </w:rPr>
              <w:t>Consent Form Version</w:t>
            </w:r>
          </w:p>
        </w:tc>
        <w:tc>
          <w:tcPr>
            <w:tcW w:w="5962" w:type="dxa"/>
            <w:shd w:val="clear" w:color="auto" w:fill="FFFFFF"/>
            <w:tcMar>
              <w:top w:w="90" w:type="dxa"/>
              <w:left w:w="80" w:type="dxa"/>
              <w:bottom w:w="90" w:type="dxa"/>
              <w:right w:w="80" w:type="dxa"/>
            </w:tcMar>
            <w:vAlign w:val="center"/>
          </w:tcPr>
          <w:p w14:paraId="15D5CA6D" w14:textId="77777777" w:rsidR="00000BBC" w:rsidRDefault="00000000">
            <w:pPr>
              <w:keepLines/>
              <w:spacing w:after="0" w:line="264" w:lineRule="auto"/>
            </w:pPr>
            <w:r>
              <w:rPr>
                <w:rFonts w:cs="Arial"/>
                <w:sz w:val="20"/>
              </w:rPr>
              <w:t>[System-generated] ______________________________</w:t>
            </w:r>
          </w:p>
        </w:tc>
      </w:tr>
      <w:tr w:rsidR="00000BBC" w14:paraId="43AD8DF6" w14:textId="77777777">
        <w:trPr>
          <w:cantSplit/>
        </w:trPr>
        <w:tc>
          <w:tcPr>
            <w:tcW w:w="3600" w:type="dxa"/>
            <w:shd w:val="clear" w:color="auto" w:fill="F2F2F2"/>
            <w:tcMar>
              <w:top w:w="90" w:type="dxa"/>
              <w:left w:w="80" w:type="dxa"/>
              <w:bottom w:w="90" w:type="dxa"/>
              <w:right w:w="80" w:type="dxa"/>
            </w:tcMar>
            <w:vAlign w:val="center"/>
          </w:tcPr>
          <w:p w14:paraId="78A41EE5" w14:textId="77777777" w:rsidR="00000BBC" w:rsidRDefault="00000000">
            <w:pPr>
              <w:keepLines/>
              <w:spacing w:after="0" w:line="264" w:lineRule="auto"/>
            </w:pPr>
            <w:r>
              <w:rPr>
                <w:rFonts w:cs="Arial"/>
                <w:b/>
                <w:sz w:val="20"/>
              </w:rPr>
              <w:t>Privacy Notice Version Acknowledged</w:t>
            </w:r>
          </w:p>
        </w:tc>
        <w:tc>
          <w:tcPr>
            <w:tcW w:w="5962" w:type="dxa"/>
            <w:shd w:val="clear" w:color="auto" w:fill="FFFFFF"/>
            <w:tcMar>
              <w:top w:w="90" w:type="dxa"/>
              <w:left w:w="80" w:type="dxa"/>
              <w:bottom w:w="90" w:type="dxa"/>
              <w:right w:w="80" w:type="dxa"/>
            </w:tcMar>
            <w:vAlign w:val="center"/>
          </w:tcPr>
          <w:p w14:paraId="4B4225B6" w14:textId="77777777" w:rsidR="00000BBC" w:rsidRDefault="00000000">
            <w:pPr>
              <w:keepLines/>
              <w:spacing w:after="0" w:line="264" w:lineRule="auto"/>
            </w:pPr>
            <w:r>
              <w:rPr>
                <w:rFonts w:cs="Arial"/>
                <w:sz w:val="20"/>
              </w:rPr>
              <w:t>[System-generated] ______________________________</w:t>
            </w:r>
          </w:p>
        </w:tc>
      </w:tr>
      <w:tr w:rsidR="00000BBC" w14:paraId="33D2F05A" w14:textId="77777777">
        <w:trPr>
          <w:cantSplit/>
        </w:trPr>
        <w:tc>
          <w:tcPr>
            <w:tcW w:w="3600" w:type="dxa"/>
            <w:shd w:val="clear" w:color="auto" w:fill="F2F2F2"/>
            <w:tcMar>
              <w:top w:w="90" w:type="dxa"/>
              <w:left w:w="80" w:type="dxa"/>
              <w:bottom w:w="90" w:type="dxa"/>
              <w:right w:w="80" w:type="dxa"/>
            </w:tcMar>
            <w:vAlign w:val="center"/>
          </w:tcPr>
          <w:p w14:paraId="742BDDD9" w14:textId="77777777" w:rsidR="00000BBC" w:rsidRDefault="00000000">
            <w:pPr>
              <w:keepLines/>
              <w:spacing w:after="0" w:line="264" w:lineRule="auto"/>
            </w:pPr>
            <w:r>
              <w:rPr>
                <w:rFonts w:cs="Arial"/>
                <w:b/>
                <w:sz w:val="20"/>
              </w:rPr>
              <w:t>Acknowledgment / Signature Evidence Reference</w:t>
            </w:r>
          </w:p>
        </w:tc>
        <w:tc>
          <w:tcPr>
            <w:tcW w:w="5962" w:type="dxa"/>
            <w:shd w:val="clear" w:color="auto" w:fill="FFFFFF"/>
            <w:tcMar>
              <w:top w:w="90" w:type="dxa"/>
              <w:left w:w="80" w:type="dxa"/>
              <w:bottom w:w="90" w:type="dxa"/>
              <w:right w:w="80" w:type="dxa"/>
            </w:tcMar>
            <w:vAlign w:val="center"/>
          </w:tcPr>
          <w:p w14:paraId="51EAB29C" w14:textId="77777777" w:rsidR="00000BBC" w:rsidRDefault="00000000">
            <w:pPr>
              <w:keepLines/>
              <w:spacing w:after="0" w:line="264" w:lineRule="auto"/>
            </w:pPr>
            <w:r>
              <w:rPr>
                <w:rFonts w:cs="Arial"/>
                <w:sz w:val="20"/>
              </w:rPr>
              <w:t>[System-generated] ______________________________</w:t>
            </w:r>
          </w:p>
        </w:tc>
      </w:tr>
      <w:tr w:rsidR="00000BBC" w14:paraId="20E48A33" w14:textId="77777777">
        <w:trPr>
          <w:cantSplit/>
        </w:trPr>
        <w:tc>
          <w:tcPr>
            <w:tcW w:w="3600" w:type="dxa"/>
            <w:shd w:val="clear" w:color="auto" w:fill="F2F2F2"/>
            <w:tcMar>
              <w:top w:w="90" w:type="dxa"/>
              <w:left w:w="80" w:type="dxa"/>
              <w:bottom w:w="90" w:type="dxa"/>
              <w:right w:w="80" w:type="dxa"/>
            </w:tcMar>
            <w:vAlign w:val="center"/>
          </w:tcPr>
          <w:p w14:paraId="3E5B72D4" w14:textId="77777777" w:rsidR="00000BBC" w:rsidRDefault="00000000">
            <w:pPr>
              <w:keepLines/>
              <w:spacing w:after="0" w:line="264" w:lineRule="auto"/>
            </w:pPr>
            <w:r>
              <w:rPr>
                <w:rFonts w:cs="Arial"/>
                <w:b/>
                <w:sz w:val="20"/>
              </w:rPr>
              <w:t>Acknowledged At (Server Date/Time)</w:t>
            </w:r>
          </w:p>
        </w:tc>
        <w:tc>
          <w:tcPr>
            <w:tcW w:w="5962" w:type="dxa"/>
            <w:shd w:val="clear" w:color="auto" w:fill="FFFFFF"/>
            <w:tcMar>
              <w:top w:w="90" w:type="dxa"/>
              <w:left w:w="80" w:type="dxa"/>
              <w:bottom w:w="90" w:type="dxa"/>
              <w:right w:w="80" w:type="dxa"/>
            </w:tcMar>
            <w:vAlign w:val="center"/>
          </w:tcPr>
          <w:p w14:paraId="55510974" w14:textId="77777777" w:rsidR="00000BBC" w:rsidRDefault="00000000">
            <w:pPr>
              <w:keepLines/>
              <w:spacing w:after="0" w:line="264" w:lineRule="auto"/>
            </w:pPr>
            <w:r>
              <w:rPr>
                <w:rFonts w:cs="Arial"/>
                <w:sz w:val="20"/>
              </w:rPr>
              <w:t>[System-generated] ______________________________</w:t>
            </w:r>
          </w:p>
        </w:tc>
      </w:tr>
      <w:tr w:rsidR="00000BBC" w14:paraId="27F36172" w14:textId="77777777">
        <w:trPr>
          <w:cantSplit/>
        </w:trPr>
        <w:tc>
          <w:tcPr>
            <w:tcW w:w="3600" w:type="dxa"/>
            <w:shd w:val="clear" w:color="auto" w:fill="F2F2F2"/>
            <w:tcMar>
              <w:top w:w="90" w:type="dxa"/>
              <w:left w:w="80" w:type="dxa"/>
              <w:bottom w:w="90" w:type="dxa"/>
              <w:right w:w="80" w:type="dxa"/>
            </w:tcMar>
            <w:vAlign w:val="center"/>
          </w:tcPr>
          <w:p w14:paraId="7A967EF2" w14:textId="77777777" w:rsidR="00000BBC" w:rsidRDefault="00000000">
            <w:pPr>
              <w:keepLines/>
              <w:spacing w:after="0" w:line="264" w:lineRule="auto"/>
            </w:pPr>
            <w:r>
              <w:rPr>
                <w:rFonts w:cs="Arial"/>
                <w:b/>
                <w:sz w:val="20"/>
              </w:rPr>
              <w:t>Authenticated Staff Witness / Actor</w:t>
            </w:r>
          </w:p>
        </w:tc>
        <w:tc>
          <w:tcPr>
            <w:tcW w:w="5962" w:type="dxa"/>
            <w:shd w:val="clear" w:color="auto" w:fill="FFFFFF"/>
            <w:tcMar>
              <w:top w:w="90" w:type="dxa"/>
              <w:left w:w="80" w:type="dxa"/>
              <w:bottom w:w="90" w:type="dxa"/>
              <w:right w:w="80" w:type="dxa"/>
            </w:tcMar>
            <w:vAlign w:val="center"/>
          </w:tcPr>
          <w:p w14:paraId="7A91017F" w14:textId="77777777" w:rsidR="00000BBC" w:rsidRDefault="00000000">
            <w:pPr>
              <w:keepLines/>
              <w:spacing w:after="0" w:line="264" w:lineRule="auto"/>
            </w:pPr>
            <w:r>
              <w:rPr>
                <w:rFonts w:cs="Arial"/>
                <w:sz w:val="20"/>
              </w:rPr>
              <w:t>[System-generated] ______________________________</w:t>
            </w:r>
          </w:p>
        </w:tc>
      </w:tr>
      <w:tr w:rsidR="00000BBC" w14:paraId="22954DA6" w14:textId="77777777">
        <w:trPr>
          <w:cantSplit/>
        </w:trPr>
        <w:tc>
          <w:tcPr>
            <w:tcW w:w="3600" w:type="dxa"/>
            <w:shd w:val="clear" w:color="auto" w:fill="F2F2F2"/>
            <w:tcMar>
              <w:top w:w="90" w:type="dxa"/>
              <w:left w:w="80" w:type="dxa"/>
              <w:bottom w:w="90" w:type="dxa"/>
              <w:right w:w="80" w:type="dxa"/>
            </w:tcMar>
            <w:vAlign w:val="center"/>
          </w:tcPr>
          <w:p w14:paraId="3EEE1314" w14:textId="77777777" w:rsidR="00000BBC" w:rsidRDefault="00000000">
            <w:pPr>
              <w:keepLines/>
              <w:spacing w:after="0" w:line="264" w:lineRule="auto"/>
            </w:pPr>
            <w:r>
              <w:rPr>
                <w:rFonts w:cs="Arial"/>
                <w:b/>
                <w:sz w:val="20"/>
              </w:rPr>
              <w:t>Identity Verification Status</w:t>
            </w:r>
          </w:p>
        </w:tc>
        <w:tc>
          <w:tcPr>
            <w:tcW w:w="5962" w:type="dxa"/>
            <w:shd w:val="clear" w:color="auto" w:fill="FFFFFF"/>
            <w:tcMar>
              <w:top w:w="90" w:type="dxa"/>
              <w:left w:w="80" w:type="dxa"/>
              <w:bottom w:w="90" w:type="dxa"/>
              <w:right w:w="80" w:type="dxa"/>
            </w:tcMar>
            <w:vAlign w:val="center"/>
          </w:tcPr>
          <w:p w14:paraId="4E5EB6BD" w14:textId="77777777" w:rsidR="00000BBC" w:rsidRDefault="00000000">
            <w:pPr>
              <w:keepLines/>
              <w:spacing w:after="0" w:line="264" w:lineRule="auto"/>
            </w:pPr>
            <w:r>
              <w:rPr>
                <w:rFonts w:cs="Arial"/>
                <w:sz w:val="20"/>
              </w:rPr>
              <w:t>[Read-only from CIF workflow] _________________________</w:t>
            </w:r>
          </w:p>
        </w:tc>
      </w:tr>
    </w:tbl>
    <w:p w14:paraId="54D09CBD" w14:textId="77777777" w:rsidR="00000BBC" w:rsidRDefault="00000000">
      <w:pPr>
        <w:keepLines/>
        <w:spacing w:before="180" w:after="0"/>
      </w:pPr>
      <w:r>
        <w:rPr>
          <w:rFonts w:cs="Arial"/>
          <w:b/>
          <w:sz w:val="20"/>
        </w:rPr>
        <w:t>IMPORTANT: This form records consent and authorization for data processing. It does not constitute a loan approval, loan agreement, or proof of loan release.</w:t>
      </w:r>
    </w:p>
    <w:sectPr w:rsidR="00000BBC" w:rsidSect="00034616">
      <w:headerReference w:type="default" r:id="rId8"/>
      <w:footerReference w:type="default" r:id="rId9"/>
      <w:pgSz w:w="11520" w:h="18720"/>
      <w:pgMar w:top="1368" w:right="979" w:bottom="936" w:left="979" w:header="403"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932C51" w14:textId="77777777" w:rsidR="00226BD6" w:rsidRDefault="00226BD6">
      <w:pPr>
        <w:spacing w:after="0" w:line="240" w:lineRule="auto"/>
      </w:pPr>
      <w:r>
        <w:separator/>
      </w:r>
    </w:p>
  </w:endnote>
  <w:endnote w:type="continuationSeparator" w:id="0">
    <w:p w14:paraId="0BF5DE08" w14:textId="77777777" w:rsidR="00226BD6" w:rsidRDefault="00226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AFB645" w14:textId="77777777" w:rsidR="00000BBC" w:rsidRDefault="00000000">
    <w:pPr>
      <w:pStyle w:val="Footer"/>
      <w:keepLines/>
      <w:spacing w:after="40" w:line="252" w:lineRule="auto"/>
      <w:jc w:val="center"/>
    </w:pPr>
    <w:r>
      <w:rPr>
        <w:rFonts w:cs="Arial"/>
        <w:sz w:val="14"/>
      </w:rPr>
      <w:t>SPINA LENDING COMPANY - DATA PRIVACY CONSENT AND AUTHORIZATION FORM</w:t>
    </w:r>
  </w:p>
  <w:p w14:paraId="37F06383" w14:textId="77777777" w:rsidR="00000BBC" w:rsidRDefault="00000000">
    <w:pPr>
      <w:keepLines/>
      <w:spacing w:after="0" w:line="240" w:lineRule="auto"/>
      <w:jc w:val="center"/>
    </w:pPr>
    <w:r>
      <w:rPr>
        <w:rFonts w:cs="Arial"/>
        <w:sz w:val="16"/>
      </w:rPr>
      <w:t xml:space="preserve">Page </w:t>
    </w:r>
    <w:r>
      <w:rPr>
        <w:rFonts w:cs="Arial"/>
        <w:sz w:val="16"/>
      </w:rPr>
      <w:fldChar w:fldCharType="begin"/>
    </w:r>
    <w:r>
      <w:rPr>
        <w:rFonts w:cs="Arial"/>
        <w:sz w:val="16"/>
      </w:rPr>
      <w:instrText xml:space="preserve"> PAGE </w:instrText>
    </w:r>
    <w:r>
      <w:rPr>
        <w:rFonts w:cs="Arial"/>
        <w:sz w:val="16"/>
      </w:rPr>
      <w:fldChar w:fldCharType="separate"/>
    </w:r>
    <w:r>
      <w:rPr>
        <w:rFonts w:cs="Arial"/>
        <w:sz w:val="16"/>
      </w:rPr>
      <w:t>1</w:t>
    </w:r>
    <w:r>
      <w:rPr>
        <w:rFonts w:cs="Arial"/>
        <w:sz w:val="16"/>
      </w:rPr>
      <w:fldChar w:fldCharType="end"/>
    </w:r>
    <w:r>
      <w:rPr>
        <w:rFonts w:cs="Arial"/>
        <w:sz w:val="16"/>
      </w:rPr>
      <w:t xml:space="preserve"> of </w:t>
    </w:r>
    <w:r>
      <w:rPr>
        <w:rFonts w:cs="Arial"/>
        <w:sz w:val="16"/>
      </w:rPr>
      <w:fldChar w:fldCharType="begin"/>
    </w:r>
    <w:r>
      <w:rPr>
        <w:rFonts w:cs="Arial"/>
        <w:sz w:val="16"/>
      </w:rPr>
      <w:instrText xml:space="preserve"> NUMPAGES </w:instrText>
    </w:r>
    <w:r>
      <w:rPr>
        <w:rFonts w:cs="Arial"/>
        <w:sz w:val="16"/>
      </w:rPr>
      <w:fldChar w:fldCharType="separate"/>
    </w:r>
    <w:r>
      <w:rPr>
        <w:rFonts w:cs="Arial"/>
        <w:sz w:val="16"/>
      </w:rPr>
      <w:t>1</w:t>
    </w:r>
    <w:r>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426129" w14:textId="77777777" w:rsidR="00226BD6" w:rsidRDefault="00226BD6">
      <w:pPr>
        <w:spacing w:after="0" w:line="240" w:lineRule="auto"/>
      </w:pPr>
      <w:r>
        <w:separator/>
      </w:r>
    </w:p>
  </w:footnote>
  <w:footnote w:type="continuationSeparator" w:id="0">
    <w:p w14:paraId="3A0E7D86" w14:textId="77777777" w:rsidR="00226BD6" w:rsidRDefault="00226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562" w:type="dxa"/>
      <w:tblBorders>
        <w:top w:val="nil"/>
        <w:left w:val="nil"/>
        <w:bottom w:val="nil"/>
        <w:right w:val="nil"/>
        <w:insideH w:val="nil"/>
        <w:insideV w:val="nil"/>
      </w:tblBorders>
      <w:tblLayout w:type="fixed"/>
      <w:tblLook w:val="04A0" w:firstRow="1" w:lastRow="0" w:firstColumn="1" w:lastColumn="0" w:noHBand="0" w:noVBand="1"/>
    </w:tblPr>
    <w:tblGrid>
      <w:gridCol w:w="893"/>
      <w:gridCol w:w="8669"/>
    </w:tblGrid>
    <w:tr w:rsidR="00000BBC" w14:paraId="7B1C12EF" w14:textId="77777777">
      <w:trPr>
        <w:cantSplit/>
      </w:trPr>
      <w:tc>
        <w:tcPr>
          <w:tcW w:w="893" w:type="dxa"/>
          <w:shd w:val="clear" w:color="auto" w:fill="FFFFFF"/>
          <w:tcMar>
            <w:top w:w="0" w:type="dxa"/>
            <w:left w:w="0" w:type="dxa"/>
            <w:bottom w:w="0" w:type="dxa"/>
            <w:right w:w="0" w:type="dxa"/>
          </w:tcMar>
          <w:vAlign w:val="center"/>
        </w:tcPr>
        <w:p w14:paraId="4847EF2D" w14:textId="77777777" w:rsidR="00000BBC" w:rsidRDefault="00000000">
          <w:pPr>
            <w:keepLines/>
            <w:spacing w:after="40" w:line="264" w:lineRule="auto"/>
          </w:pPr>
          <w:r>
            <w:rPr>
              <w:noProof/>
            </w:rPr>
            <w:drawing>
              <wp:inline distT="0" distB="0" distL="0" distR="0" wp14:anchorId="1FB62DE5" wp14:editId="2B0B6C94">
                <wp:extent cx="438912" cy="438912"/>
                <wp:effectExtent l="0" t="0" r="0" b="0"/>
                <wp:docPr id="1" name="Picture 1" descr="SPINA 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a-logo.png"/>
                        <pic:cNvPicPr/>
                      </pic:nvPicPr>
                      <pic:blipFill>
                        <a:blip r:embed="rId1"/>
                        <a:stretch>
                          <a:fillRect/>
                        </a:stretch>
                      </pic:blipFill>
                      <pic:spPr>
                        <a:xfrm>
                          <a:off x="0" y="0"/>
                          <a:ext cx="438912" cy="438912"/>
                        </a:xfrm>
                        <a:prstGeom prst="rect">
                          <a:avLst/>
                        </a:prstGeom>
                      </pic:spPr>
                    </pic:pic>
                  </a:graphicData>
                </a:graphic>
              </wp:inline>
            </w:drawing>
          </w:r>
        </w:p>
      </w:tc>
      <w:tc>
        <w:tcPr>
          <w:tcW w:w="8669" w:type="dxa"/>
          <w:shd w:val="clear" w:color="auto" w:fill="FFFFFF"/>
          <w:tcMar>
            <w:top w:w="0" w:type="dxa"/>
            <w:left w:w="0" w:type="dxa"/>
            <w:bottom w:w="0" w:type="dxa"/>
            <w:right w:w="0" w:type="dxa"/>
          </w:tcMar>
          <w:vAlign w:val="center"/>
        </w:tcPr>
        <w:p w14:paraId="0AAF6CFD" w14:textId="77777777" w:rsidR="00000BBC" w:rsidRDefault="00000000">
          <w:pPr>
            <w:keepLines/>
            <w:spacing w:after="40" w:line="264" w:lineRule="auto"/>
          </w:pPr>
          <w:r>
            <w:rPr>
              <w:rFonts w:cs="Arial"/>
              <w:b/>
              <w:sz w:val="22"/>
            </w:rPr>
            <w:t>SPINA LENDING COMPANY</w:t>
          </w:r>
        </w:p>
        <w:p w14:paraId="06F4DF02" w14:textId="77777777" w:rsidR="00000BBC" w:rsidRDefault="00000000">
          <w:pPr>
            <w:keepLines/>
            <w:spacing w:after="0" w:line="264" w:lineRule="auto"/>
          </w:pPr>
          <w:r>
            <w:rPr>
              <w:rFonts w:cs="Arial"/>
              <w:sz w:val="17"/>
            </w:rPr>
            <w:t>Controlled company identity and registered office address from SPINA settings</w:t>
          </w:r>
        </w:p>
      </w:tc>
    </w:tr>
  </w:tbl>
  <w:p w14:paraId="7F0F5867" w14:textId="77777777" w:rsidR="00000BBC" w:rsidRDefault="00000BBC">
    <w:pPr>
      <w:spacing w:before="40" w:after="0" w:line="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248499">
    <w:abstractNumId w:val="8"/>
  </w:num>
  <w:num w:numId="2" w16cid:durableId="1253973923">
    <w:abstractNumId w:val="6"/>
  </w:num>
  <w:num w:numId="3" w16cid:durableId="1275863089">
    <w:abstractNumId w:val="5"/>
  </w:num>
  <w:num w:numId="4" w16cid:durableId="553390482">
    <w:abstractNumId w:val="4"/>
  </w:num>
  <w:num w:numId="5" w16cid:durableId="30501313">
    <w:abstractNumId w:val="7"/>
  </w:num>
  <w:num w:numId="6" w16cid:durableId="1493642566">
    <w:abstractNumId w:val="3"/>
  </w:num>
  <w:num w:numId="7" w16cid:durableId="1818691880">
    <w:abstractNumId w:val="2"/>
  </w:num>
  <w:num w:numId="8" w16cid:durableId="2057778971">
    <w:abstractNumId w:val="1"/>
  </w:num>
  <w:num w:numId="9" w16cid:durableId="10280252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ulie Marie Gabutero">
    <w15:presenceInfo w15:providerId="Windows Live" w15:userId="d76efd9ffcd9a7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BC"/>
    <w:rsid w:val="00034616"/>
    <w:rsid w:val="0006063C"/>
    <w:rsid w:val="0015074B"/>
    <w:rsid w:val="00226BD6"/>
    <w:rsid w:val="0029639D"/>
    <w:rsid w:val="00326F90"/>
    <w:rsid w:val="00631BFE"/>
    <w:rsid w:val="00AA1D8D"/>
    <w:rsid w:val="00B47730"/>
    <w:rsid w:val="00C31AFF"/>
    <w:rsid w:val="00CB0664"/>
    <w:rsid w:val="00E45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2FED0"/>
  <w14:defaultImageDpi w14:val="300"/>
  <w15:docId w15:val="{131FAA1D-749A-EA4D-ABCE-9EE109891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480" w:after="100"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color w:val="000000"/>
    </w:rPr>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lastRow">
      <w:pPr>
        <w:spacing w:before="0" w:after="0" w:line="240" w:lineRule="auto"/>
      </w:pPr>
      <w:rPr>
        <w:b/>
        <w:bCs/>
      </w:rPr>
      <w:tblPr/>
      <w:tcPr>
        <w:tcBorders>
          <w:top w:val="single" w:sz="8" w:space="0" w:color="A6A6A6"/>
          <w:left w:val="nil"/>
          <w:bottom w:val="single" w:sz="8" w:space="0" w:color="A6A6A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tcBorders>
      </w:tcPr>
    </w:tblStylePr>
    <w:tblStylePr w:type="firstCol">
      <w:rPr>
        <w:b/>
        <w:bCs/>
      </w:rPr>
    </w:tblStylePr>
    <w:tblStylePr w:type="lastCol">
      <w:rPr>
        <w:b/>
        <w:bCs/>
      </w:rPr>
    </w:tblStylePr>
    <w:tblStylePr w:type="band1Vert">
      <w:tblPr/>
      <w:tcPr>
        <w:tcBorders>
          <w:top w:val="single" w:sz="8" w:space="0" w:color="A6A6A6"/>
          <w:left w:val="single" w:sz="8" w:space="0" w:color="A6A6A6"/>
          <w:bottom w:val="single" w:sz="8" w:space="0" w:color="A6A6A6"/>
          <w:right w:val="single" w:sz="8" w:space="0" w:color="A6A6A6"/>
        </w:tcBorders>
      </w:tcPr>
    </w:tblStylePr>
    <w:tblStylePr w:type="band1Horz">
      <w:tblPr/>
      <w:tcPr>
        <w:tcBorders>
          <w:top w:val="single" w:sz="8" w:space="0" w:color="A6A6A6"/>
          <w:left w:val="single" w:sz="8" w:space="0" w:color="A6A6A6"/>
          <w:bottom w:val="single" w:sz="8" w:space="0" w:color="A6A6A6"/>
          <w:right w:val="single" w:sz="8" w:space="0" w:color="A6A6A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FFFF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FFFF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FFFF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FFFF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FFFF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FFFF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A6A6"/>
          <w:left w:val="single" w:sz="8" w:space="0" w:color="A6A6A6"/>
          <w:bottom w:val="single" w:sz="18" w:space="0" w:color="A6A6A6"/>
          <w:right w:val="single" w:sz="8" w:space="0" w:color="A6A6A6"/>
          <w:insideH w:val="nil"/>
          <w:insideV w:val="single" w:sz="8" w:space="0" w:color="A6A6A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A6A6"/>
          <w:left w:val="single" w:sz="8" w:space="0" w:color="A6A6A6"/>
          <w:bottom w:val="single" w:sz="8" w:space="0" w:color="A6A6A6"/>
          <w:right w:val="single" w:sz="8" w:space="0" w:color="A6A6A6"/>
          <w:insideH w:val="nil"/>
          <w:insideV w:val="single" w:sz="8" w:space="0" w:color="A6A6A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A6A6"/>
          <w:left w:val="single" w:sz="8" w:space="0" w:color="A6A6A6"/>
          <w:bottom w:val="single" w:sz="8" w:space="0" w:color="A6A6A6"/>
          <w:right w:val="single" w:sz="8" w:space="0" w:color="A6A6A6"/>
        </w:tcBorders>
      </w:tcPr>
    </w:tblStylePr>
    <w:tblStylePr w:type="band1Vert">
      <w:tblPr/>
      <w:tcPr>
        <w:tcBorders>
          <w:top w:val="single" w:sz="8" w:space="0" w:color="A6A6A6"/>
          <w:left w:val="single" w:sz="8" w:space="0" w:color="A6A6A6"/>
          <w:bottom w:val="single" w:sz="8" w:space="0" w:color="A6A6A6"/>
          <w:right w:val="single" w:sz="8" w:space="0" w:color="A6A6A6"/>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V w:val="single" w:sz="8" w:space="0" w:color="A6A6A6"/>
        </w:tcBorders>
        <w:shd w:val="clear" w:color="auto" w:fill="FFFFFF"/>
      </w:tcPr>
    </w:tblStylePr>
    <w:tblStylePr w:type="band2Horz">
      <w:tblPr/>
      <w:tcPr>
        <w:tcBorders>
          <w:top w:val="single" w:sz="8" w:space="0" w:color="A6A6A6"/>
          <w:left w:val="single" w:sz="8" w:space="0" w:color="A6A6A6"/>
          <w:bottom w:val="single" w:sz="8" w:space="0" w:color="A6A6A6"/>
          <w:right w:val="single" w:sz="8" w:space="0" w:color="A6A6A6"/>
          <w:insideV w:val="single" w:sz="8" w:space="0" w:color="A6A6A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tblBorders>
    </w:tblPr>
    <w:tblStylePr w:type="firstRow">
      <w:pPr>
        <w:spacing w:before="0" w:after="0" w:line="240" w:lineRule="auto"/>
      </w:pPr>
      <w:rPr>
        <w:b/>
        <w:bCs/>
        <w:color w:val="000000"/>
      </w:rPr>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tblBorders>
    </w:tblPr>
    <w:tblStylePr w:type="firstRow">
      <w:pPr>
        <w:spacing w:before="0" w:after="0" w:line="240" w:lineRule="auto"/>
      </w:pPr>
      <w:rPr>
        <w:b/>
        <w:bCs/>
        <w:color w:val="000000"/>
      </w:rPr>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tblBorders>
    </w:tblPr>
    <w:tblStylePr w:type="firstRow">
      <w:pPr>
        <w:spacing w:before="0" w:after="0" w:line="240" w:lineRule="auto"/>
      </w:pPr>
      <w:rPr>
        <w:b/>
        <w:bCs/>
        <w:color w:val="000000"/>
      </w:rPr>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tblBorders>
    </w:tblPr>
    <w:tblStylePr w:type="firstRow">
      <w:pPr>
        <w:spacing w:before="0" w:after="0" w:line="240" w:lineRule="auto"/>
      </w:pPr>
      <w:rPr>
        <w:b/>
        <w:bCs/>
        <w:color w:val="000000"/>
      </w:rPr>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tblBorders>
    </w:tblPr>
    <w:tblStylePr w:type="firstRow">
      <w:pPr>
        <w:spacing w:before="0" w:after="0" w:line="240" w:lineRule="auto"/>
      </w:pPr>
      <w:rPr>
        <w:b/>
        <w:bCs/>
        <w:color w:val="000000"/>
      </w:rPr>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tblBorders>
    </w:tblPr>
    <w:tblStylePr w:type="firstRow">
      <w:pPr>
        <w:spacing w:before="0" w:after="0" w:line="240" w:lineRule="auto"/>
      </w:pPr>
      <w:rPr>
        <w:b/>
        <w:bCs/>
        <w:color w:val="000000"/>
      </w:rPr>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tblBorders>
    </w:tblPr>
    <w:tblStylePr w:type="firstRow">
      <w:pPr>
        <w:spacing w:before="0" w:after="0" w:line="240" w:lineRule="auto"/>
      </w:pPr>
      <w:rPr>
        <w:b/>
        <w:bCs/>
        <w:color w:val="000000"/>
      </w:rPr>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lastRow">
      <w:pPr>
        <w:spacing w:before="0" w:after="0" w:line="240" w:lineRule="auto"/>
      </w:pPr>
      <w:rPr>
        <w:b/>
        <w:bCs/>
      </w:rPr>
      <w:tblPr/>
      <w:tcPr>
        <w:tcBorders>
          <w:top w:val="double" w:sz="6" w:space="0" w:color="A6A6A6"/>
          <w:left w:val="single" w:sz="8" w:space="0" w:color="A6A6A6"/>
          <w:bottom w:val="single" w:sz="8" w:space="0" w:color="A6A6A6"/>
          <w:right w:val="single" w:sz="8" w:space="0" w:color="A6A6A6"/>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6A6A6"/>
        <w:bottom w:val="single" w:sz="18" w:space="0" w:color="A6A6A6"/>
      </w:tblBorders>
    </w:tblPr>
    <w:tblStylePr w:type="firstRow">
      <w:pPr>
        <w:spacing w:before="0" w:after="0" w:line="240" w:lineRule="auto"/>
      </w:pPr>
      <w:rPr>
        <w:b/>
        <w:bCs/>
        <w:color w:val="000000"/>
      </w:rPr>
      <w:tblPr/>
      <w:tcPr>
        <w:tcBorders>
          <w:top w:val="single" w:sz="18" w:space="0" w:color="A6A6A6"/>
          <w:left w:val="nil"/>
          <w:bottom w:val="single" w:sz="18" w:space="0" w:color="A6A6A6"/>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6A6A6"/>
          <w:left w:val="nil"/>
          <w:bottom w:val="single" w:sz="18" w:space="0" w:color="A6A6A6"/>
          <w:right w:val="nil"/>
          <w:insideH w:val="nil"/>
          <w:insideV w:val="nil"/>
        </w:tcBorders>
        <w:shd w:val="clear" w:color="auto" w:fill="FFFFFF"/>
      </w:tcPr>
    </w:tblStylePr>
    <w:tblStylePr w:type="firstCol">
      <w:rPr>
        <w:b/>
        <w:bCs/>
        <w:color w:val="000000"/>
      </w:rPr>
      <w:tblPr/>
      <w:tcPr>
        <w:tcBorders>
          <w:top w:val="nil"/>
          <w:left w:val="nil"/>
          <w:bottom w:val="single" w:sz="18" w:space="0" w:color="A6A6A6"/>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6A6A6"/>
          <w:left w:val="nil"/>
          <w:bottom w:val="single" w:sz="18" w:space="0" w:color="A6A6A6"/>
          <w:right w:val="nil"/>
          <w:insideH w:val="nil"/>
          <w:insideV w:val="nil"/>
        </w:tcBorders>
      </w:tcPr>
    </w:tblStylePr>
    <w:tblStylePr w:type="nwCell">
      <w:rPr>
        <w:color w:val="000000"/>
      </w:rPr>
      <w:tblPr/>
      <w:tcPr>
        <w:tcBorders>
          <w:top w:val="single" w:sz="18" w:space="0" w:color="A6A6A6"/>
          <w:left w:val="nil"/>
          <w:bottom w:val="single" w:sz="18" w:space="0" w:color="A6A6A6"/>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A6A6A6"/>
        <w:bottom w:val="single" w:sz="8" w:space="0" w:color="A6A6A6"/>
      </w:tblBorders>
    </w:tblPr>
    <w:tblStylePr w:type="firstRow">
      <w:rPr>
        <w:rFonts w:asciiTheme="majorHAnsi" w:eastAsiaTheme="majorEastAsia" w:hAnsiTheme="majorHAnsi" w:cstheme="majorBidi"/>
      </w:rPr>
      <w:tblPr/>
      <w:tcPr>
        <w:tcBorders>
          <w:top w:val="nil"/>
          <w:bottom w:val="single" w:sz="8" w:space="0" w:color="A6A6A6"/>
        </w:tcBorders>
      </w:tcPr>
    </w:tblStylePr>
    <w:tblStylePr w:type="lastRow">
      <w:rPr>
        <w:b/>
        <w:bCs/>
        <w:color w:val="000000"/>
      </w:rPr>
      <w:tblPr/>
      <w:tcPr>
        <w:tcBorders>
          <w:top w:val="single" w:sz="8" w:space="0" w:color="A6A6A6"/>
          <w:bottom w:val="single" w:sz="8" w:space="0" w:color="A6A6A6"/>
        </w:tcBorders>
      </w:tcPr>
    </w:tblStylePr>
    <w:tblStylePr w:type="firstCol">
      <w:rPr>
        <w:b/>
        <w:bCs/>
      </w:rPr>
    </w:tblStylePr>
    <w:tblStylePr w:type="lastCol">
      <w:rPr>
        <w:b/>
        <w:bCs/>
      </w:rPr>
      <w:tblPr/>
      <w:tcPr>
        <w:tcBorders>
          <w:top w:val="single" w:sz="8" w:space="0" w:color="A6A6A6"/>
          <w:bottom w:val="single" w:sz="8" w:space="0" w:color="A6A6A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tblBorders>
    </w:tblPr>
    <w:tblStylePr w:type="firstRow">
      <w:rPr>
        <w:sz w:val="24"/>
        <w:szCs w:val="24"/>
      </w:rPr>
      <w:tblPr/>
      <w:tcPr>
        <w:tcBorders>
          <w:top w:val="nil"/>
          <w:left w:val="nil"/>
          <w:bottom w:val="single" w:sz="24" w:space="0" w:color="A6A6A6"/>
          <w:right w:val="nil"/>
          <w:insideH w:val="nil"/>
          <w:insideV w:val="nil"/>
        </w:tcBorders>
        <w:shd w:val="clear" w:color="auto" w:fill="FFFFFF"/>
      </w:tcPr>
    </w:tblStylePr>
    <w:tblStylePr w:type="lastRow">
      <w:tblPr/>
      <w:tcPr>
        <w:tcBorders>
          <w:top w:val="single" w:sz="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8" w:space="0" w:color="A6A6A6"/>
          <w:insideH w:val="nil"/>
          <w:insideV w:val="nil"/>
        </w:tcBorders>
        <w:shd w:val="clear" w:color="auto" w:fill="FFFFFF"/>
      </w:tcPr>
    </w:tblStylePr>
    <w:tblStylePr w:type="lastCol">
      <w:tblPr/>
      <w:tcPr>
        <w:tcBorders>
          <w:top w:val="nil"/>
          <w:left w:val="single" w:sz="8" w:space="0" w:color="A6A6A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rPr>
    </w:tblStylePr>
    <w:tblStylePr w:type="lastRow">
      <w:rPr>
        <w:b/>
        <w:bCs/>
      </w:rPr>
      <w:tblPr/>
      <w:tcPr>
        <w:tcBorders>
          <w:top w:val="single" w:sz="18" w:space="0" w:color="A6A6A6"/>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rPr>
    </w:tblStylePr>
    <w:tblStylePr w:type="lastRow">
      <w:rPr>
        <w:b/>
        <w:bCs/>
      </w:rPr>
      <w:tblPr/>
      <w:tcPr>
        <w:tcBorders>
          <w:top w:val="single" w:sz="18" w:space="0" w:color="A6A6A6"/>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rPr>
    </w:tblStylePr>
    <w:tblStylePr w:type="lastRow">
      <w:rPr>
        <w:b/>
        <w:bCs/>
      </w:rPr>
      <w:tblPr/>
      <w:tcPr>
        <w:tcBorders>
          <w:top w:val="single" w:sz="18" w:space="0" w:color="A6A6A6"/>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rPr>
    </w:tblStylePr>
    <w:tblStylePr w:type="lastRow">
      <w:rPr>
        <w:b/>
        <w:bCs/>
      </w:rPr>
      <w:tblPr/>
      <w:tcPr>
        <w:tcBorders>
          <w:top w:val="single" w:sz="18" w:space="0" w:color="A6A6A6"/>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rPr>
    </w:tblStylePr>
    <w:tblStylePr w:type="lastRow">
      <w:rPr>
        <w:b/>
        <w:bCs/>
      </w:rPr>
      <w:tblPr/>
      <w:tcPr>
        <w:tcBorders>
          <w:top w:val="single" w:sz="18" w:space="0" w:color="A6A6A6"/>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rPr>
    </w:tblStylePr>
    <w:tblStylePr w:type="lastRow">
      <w:rPr>
        <w:b/>
        <w:bCs/>
      </w:rPr>
      <w:tblPr/>
      <w:tcPr>
        <w:tcBorders>
          <w:top w:val="single" w:sz="18" w:space="0" w:color="A6A6A6"/>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rPr>
    </w:tblStylePr>
    <w:tblStylePr w:type="lastRow">
      <w:rPr>
        <w:b/>
        <w:bCs/>
      </w:rPr>
      <w:tblPr/>
      <w:tcPr>
        <w:tcBorders>
          <w:top w:val="single" w:sz="18" w:space="0" w:color="A6A6A6"/>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A6A6A6"/>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A6A6A6"/>
          <w:insideV w:val="single" w:sz="6" w:space="0" w:color="A6A6A6"/>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A6A6A6"/>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A6A6A6"/>
          <w:insideV w:val="single" w:sz="6" w:space="0" w:color="A6A6A6"/>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A6A6A6"/>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A6A6A6"/>
          <w:insideV w:val="single" w:sz="6" w:space="0" w:color="A6A6A6"/>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A6A6A6"/>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A6A6A6"/>
          <w:insideV w:val="single" w:sz="6" w:space="0" w:color="A6A6A6"/>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A6A6A6"/>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A6A6A6"/>
          <w:insideV w:val="single" w:sz="6" w:space="0" w:color="A6A6A6"/>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A6A6A6"/>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A6A6A6"/>
          <w:insideV w:val="single" w:sz="6" w:space="0" w:color="A6A6A6"/>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A6A6A6"/>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A6A6A6"/>
          <w:insideV w:val="single" w:sz="6" w:space="0" w:color="A6A6A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cPr>
      <w:shd w:val="clear" w:color="auto" w:fill="FFFFFF"/>
    </w:tcPr>
    <w:tblStylePr w:type="firstRow">
      <w:rPr>
        <w:b/>
        <w:bCs/>
        <w:i w:val="0"/>
        <w:iCs w:val="0"/>
        <w:color w:val="000000"/>
      </w:rPr>
      <w:tblPr/>
      <w:tcPr>
        <w:tcBorders>
          <w:top w:val="single" w:sz="8" w:space="0" w:color="A6A6A6"/>
          <w:left w:val="single" w:sz="8" w:space="0" w:color="A6A6A6"/>
          <w:bottom w:val="single" w:sz="24" w:space="0" w:color="A6A6A6"/>
          <w:right w:val="single" w:sz="8" w:space="0" w:color="A6A6A6"/>
          <w:insideH w:val="nil"/>
          <w:insideV w:val="single" w:sz="8" w:space="0" w:color="A6A6A6"/>
        </w:tcBorders>
        <w:shd w:val="clear" w:color="auto" w:fill="FFFFFF"/>
      </w:tcPr>
    </w:tblStylePr>
    <w:tblStylePr w:type="lastRow">
      <w:rPr>
        <w:b/>
        <w:bCs/>
        <w:i w:val="0"/>
        <w:iCs w:val="0"/>
        <w:color w:val="000000"/>
      </w:rPr>
      <w:tblPr/>
      <w:tcPr>
        <w:tcBorders>
          <w:top w:val="single" w:sz="24" w:space="0" w:color="A6A6A6"/>
          <w:left w:val="single" w:sz="8" w:space="0" w:color="A6A6A6"/>
          <w:bottom w:val="single" w:sz="8" w:space="0" w:color="A6A6A6"/>
          <w:right w:val="single" w:sz="8" w:space="0" w:color="A6A6A6"/>
          <w:insideH w:val="nil"/>
          <w:insideV w:val="single" w:sz="8" w:space="0" w:color="A6A6A6"/>
        </w:tcBorders>
        <w:shd w:val="clear" w:color="auto" w:fill="FFFFFF"/>
      </w:tcPr>
    </w:tblStylePr>
    <w:tblStylePr w:type="firstCol">
      <w:rPr>
        <w:b/>
        <w:bCs/>
        <w:i w:val="0"/>
        <w:iCs w:val="0"/>
        <w:color w:val="000000"/>
      </w:rPr>
      <w:tblPr/>
      <w:tcPr>
        <w:tcBorders>
          <w:left w:val="single" w:sz="8" w:space="0" w:color="A6A6A6"/>
          <w:right w:val="single" w:sz="24" w:space="0" w:color="A6A6A6"/>
          <w:insideH w:val="nil"/>
          <w:insideV w:val="nil"/>
        </w:tcBorders>
        <w:shd w:val="clear" w:color="auto" w:fill="FFFFFF"/>
      </w:tcPr>
    </w:tblStylePr>
    <w:tblStylePr w:type="lastCol">
      <w:rPr>
        <w:b/>
        <w:bCs/>
        <w:i w:val="0"/>
        <w:iCs w:val="0"/>
        <w:color w:val="000000"/>
      </w:rPr>
      <w:tblPr/>
      <w:tcPr>
        <w:tcBorders>
          <w:top w:val="nil"/>
          <w:left w:val="single" w:sz="24" w:space="0" w:color="A6A6A6"/>
          <w:bottom w:val="nil"/>
          <w:right w:val="nil"/>
          <w:insideH w:val="nil"/>
          <w:insideV w:val="nil"/>
        </w:tcBorders>
        <w:shd w:val="clear" w:color="auto" w:fill="FFFFFF"/>
      </w:tcPr>
    </w:tblStylePr>
    <w:tblStylePr w:type="band1Vert">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cPr>
      <w:shd w:val="clear" w:color="auto" w:fill="FFFFFF"/>
    </w:tcPr>
    <w:tblStylePr w:type="firstRow">
      <w:rPr>
        <w:b/>
        <w:bCs/>
        <w:i w:val="0"/>
        <w:iCs w:val="0"/>
        <w:color w:val="000000"/>
      </w:rPr>
      <w:tblPr/>
      <w:tcPr>
        <w:tcBorders>
          <w:top w:val="single" w:sz="8" w:space="0" w:color="A6A6A6"/>
          <w:left w:val="single" w:sz="8" w:space="0" w:color="A6A6A6"/>
          <w:bottom w:val="single" w:sz="24" w:space="0" w:color="A6A6A6"/>
          <w:right w:val="single" w:sz="8" w:space="0" w:color="A6A6A6"/>
          <w:insideH w:val="nil"/>
          <w:insideV w:val="single" w:sz="8" w:space="0" w:color="A6A6A6"/>
        </w:tcBorders>
        <w:shd w:val="clear" w:color="auto" w:fill="FFFFFF"/>
      </w:tcPr>
    </w:tblStylePr>
    <w:tblStylePr w:type="lastRow">
      <w:rPr>
        <w:b/>
        <w:bCs/>
        <w:i w:val="0"/>
        <w:iCs w:val="0"/>
        <w:color w:val="000000"/>
      </w:rPr>
      <w:tblPr/>
      <w:tcPr>
        <w:tcBorders>
          <w:top w:val="single" w:sz="24" w:space="0" w:color="A6A6A6"/>
          <w:left w:val="single" w:sz="8" w:space="0" w:color="A6A6A6"/>
          <w:bottom w:val="single" w:sz="8" w:space="0" w:color="A6A6A6"/>
          <w:right w:val="single" w:sz="8" w:space="0" w:color="A6A6A6"/>
          <w:insideH w:val="nil"/>
          <w:insideV w:val="single" w:sz="8" w:space="0" w:color="A6A6A6"/>
        </w:tcBorders>
        <w:shd w:val="clear" w:color="auto" w:fill="FFFFFF"/>
      </w:tcPr>
    </w:tblStylePr>
    <w:tblStylePr w:type="firstCol">
      <w:rPr>
        <w:b/>
        <w:bCs/>
        <w:i w:val="0"/>
        <w:iCs w:val="0"/>
        <w:color w:val="000000"/>
      </w:rPr>
      <w:tblPr/>
      <w:tcPr>
        <w:tcBorders>
          <w:left w:val="single" w:sz="8" w:space="0" w:color="A6A6A6"/>
          <w:right w:val="single" w:sz="24" w:space="0" w:color="A6A6A6"/>
          <w:insideH w:val="nil"/>
          <w:insideV w:val="nil"/>
        </w:tcBorders>
        <w:shd w:val="clear" w:color="auto" w:fill="FFFFFF"/>
      </w:tcPr>
    </w:tblStylePr>
    <w:tblStylePr w:type="lastCol">
      <w:rPr>
        <w:b/>
        <w:bCs/>
        <w:i w:val="0"/>
        <w:iCs w:val="0"/>
        <w:color w:val="000000"/>
      </w:rPr>
      <w:tblPr/>
      <w:tcPr>
        <w:tcBorders>
          <w:top w:val="nil"/>
          <w:left w:val="single" w:sz="24" w:space="0" w:color="A6A6A6"/>
          <w:bottom w:val="nil"/>
          <w:right w:val="nil"/>
          <w:insideH w:val="nil"/>
          <w:insideV w:val="nil"/>
        </w:tcBorders>
        <w:shd w:val="clear" w:color="auto" w:fill="FFFFFF"/>
      </w:tcPr>
    </w:tblStylePr>
    <w:tblStylePr w:type="band1Vert">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cPr>
      <w:shd w:val="clear" w:color="auto" w:fill="FFFFFF"/>
    </w:tcPr>
    <w:tblStylePr w:type="firstRow">
      <w:rPr>
        <w:b/>
        <w:bCs/>
        <w:i w:val="0"/>
        <w:iCs w:val="0"/>
        <w:color w:val="000000"/>
      </w:rPr>
      <w:tblPr/>
      <w:tcPr>
        <w:tcBorders>
          <w:top w:val="single" w:sz="8" w:space="0" w:color="A6A6A6"/>
          <w:left w:val="single" w:sz="8" w:space="0" w:color="A6A6A6"/>
          <w:bottom w:val="single" w:sz="24" w:space="0" w:color="A6A6A6"/>
          <w:right w:val="single" w:sz="8" w:space="0" w:color="A6A6A6"/>
          <w:insideH w:val="nil"/>
          <w:insideV w:val="single" w:sz="8" w:space="0" w:color="A6A6A6"/>
        </w:tcBorders>
        <w:shd w:val="clear" w:color="auto" w:fill="FFFFFF"/>
      </w:tcPr>
    </w:tblStylePr>
    <w:tblStylePr w:type="lastRow">
      <w:rPr>
        <w:b/>
        <w:bCs/>
        <w:i w:val="0"/>
        <w:iCs w:val="0"/>
        <w:color w:val="000000"/>
      </w:rPr>
      <w:tblPr/>
      <w:tcPr>
        <w:tcBorders>
          <w:top w:val="single" w:sz="24" w:space="0" w:color="A6A6A6"/>
          <w:left w:val="single" w:sz="8" w:space="0" w:color="A6A6A6"/>
          <w:bottom w:val="single" w:sz="8" w:space="0" w:color="A6A6A6"/>
          <w:right w:val="single" w:sz="8" w:space="0" w:color="A6A6A6"/>
          <w:insideH w:val="nil"/>
          <w:insideV w:val="single" w:sz="8" w:space="0" w:color="A6A6A6"/>
        </w:tcBorders>
        <w:shd w:val="clear" w:color="auto" w:fill="FFFFFF"/>
      </w:tcPr>
    </w:tblStylePr>
    <w:tblStylePr w:type="firstCol">
      <w:rPr>
        <w:b/>
        <w:bCs/>
        <w:i w:val="0"/>
        <w:iCs w:val="0"/>
        <w:color w:val="000000"/>
      </w:rPr>
      <w:tblPr/>
      <w:tcPr>
        <w:tcBorders>
          <w:left w:val="single" w:sz="8" w:space="0" w:color="A6A6A6"/>
          <w:right w:val="single" w:sz="24" w:space="0" w:color="A6A6A6"/>
          <w:insideH w:val="nil"/>
          <w:insideV w:val="nil"/>
        </w:tcBorders>
        <w:shd w:val="clear" w:color="auto" w:fill="FFFFFF"/>
      </w:tcPr>
    </w:tblStylePr>
    <w:tblStylePr w:type="lastCol">
      <w:rPr>
        <w:b/>
        <w:bCs/>
        <w:i w:val="0"/>
        <w:iCs w:val="0"/>
        <w:color w:val="000000"/>
      </w:rPr>
      <w:tblPr/>
      <w:tcPr>
        <w:tcBorders>
          <w:top w:val="nil"/>
          <w:left w:val="single" w:sz="24" w:space="0" w:color="A6A6A6"/>
          <w:bottom w:val="nil"/>
          <w:right w:val="nil"/>
          <w:insideH w:val="nil"/>
          <w:insideV w:val="nil"/>
        </w:tcBorders>
        <w:shd w:val="clear" w:color="auto" w:fill="FFFFFF"/>
      </w:tcPr>
    </w:tblStylePr>
    <w:tblStylePr w:type="band1Vert">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cPr>
      <w:shd w:val="clear" w:color="auto" w:fill="FFFFFF"/>
    </w:tcPr>
    <w:tblStylePr w:type="firstRow">
      <w:rPr>
        <w:b/>
        <w:bCs/>
        <w:i w:val="0"/>
        <w:iCs w:val="0"/>
        <w:color w:val="000000"/>
      </w:rPr>
      <w:tblPr/>
      <w:tcPr>
        <w:tcBorders>
          <w:top w:val="single" w:sz="8" w:space="0" w:color="A6A6A6"/>
          <w:left w:val="single" w:sz="8" w:space="0" w:color="A6A6A6"/>
          <w:bottom w:val="single" w:sz="24" w:space="0" w:color="A6A6A6"/>
          <w:right w:val="single" w:sz="8" w:space="0" w:color="A6A6A6"/>
          <w:insideH w:val="nil"/>
          <w:insideV w:val="single" w:sz="8" w:space="0" w:color="A6A6A6"/>
        </w:tcBorders>
        <w:shd w:val="clear" w:color="auto" w:fill="FFFFFF"/>
      </w:tcPr>
    </w:tblStylePr>
    <w:tblStylePr w:type="lastRow">
      <w:rPr>
        <w:b/>
        <w:bCs/>
        <w:i w:val="0"/>
        <w:iCs w:val="0"/>
        <w:color w:val="000000"/>
      </w:rPr>
      <w:tblPr/>
      <w:tcPr>
        <w:tcBorders>
          <w:top w:val="single" w:sz="24" w:space="0" w:color="A6A6A6"/>
          <w:left w:val="single" w:sz="8" w:space="0" w:color="A6A6A6"/>
          <w:bottom w:val="single" w:sz="8" w:space="0" w:color="A6A6A6"/>
          <w:right w:val="single" w:sz="8" w:space="0" w:color="A6A6A6"/>
          <w:insideH w:val="nil"/>
          <w:insideV w:val="single" w:sz="8" w:space="0" w:color="A6A6A6"/>
        </w:tcBorders>
        <w:shd w:val="clear" w:color="auto" w:fill="FFFFFF"/>
      </w:tcPr>
    </w:tblStylePr>
    <w:tblStylePr w:type="firstCol">
      <w:rPr>
        <w:b/>
        <w:bCs/>
        <w:i w:val="0"/>
        <w:iCs w:val="0"/>
        <w:color w:val="000000"/>
      </w:rPr>
      <w:tblPr/>
      <w:tcPr>
        <w:tcBorders>
          <w:left w:val="single" w:sz="8" w:space="0" w:color="A6A6A6"/>
          <w:right w:val="single" w:sz="24" w:space="0" w:color="A6A6A6"/>
          <w:insideH w:val="nil"/>
          <w:insideV w:val="nil"/>
        </w:tcBorders>
        <w:shd w:val="clear" w:color="auto" w:fill="FFFFFF"/>
      </w:tcPr>
    </w:tblStylePr>
    <w:tblStylePr w:type="lastCol">
      <w:rPr>
        <w:b/>
        <w:bCs/>
        <w:i w:val="0"/>
        <w:iCs w:val="0"/>
        <w:color w:val="000000"/>
      </w:rPr>
      <w:tblPr/>
      <w:tcPr>
        <w:tcBorders>
          <w:top w:val="nil"/>
          <w:left w:val="single" w:sz="24" w:space="0" w:color="A6A6A6"/>
          <w:bottom w:val="nil"/>
          <w:right w:val="nil"/>
          <w:insideH w:val="nil"/>
          <w:insideV w:val="nil"/>
        </w:tcBorders>
        <w:shd w:val="clear" w:color="auto" w:fill="FFFFFF"/>
      </w:tcPr>
    </w:tblStylePr>
    <w:tblStylePr w:type="band1Vert">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cPr>
      <w:shd w:val="clear" w:color="auto" w:fill="FFFFFF"/>
    </w:tcPr>
    <w:tblStylePr w:type="firstRow">
      <w:rPr>
        <w:b/>
        <w:bCs/>
        <w:i w:val="0"/>
        <w:iCs w:val="0"/>
        <w:color w:val="000000"/>
      </w:rPr>
      <w:tblPr/>
      <w:tcPr>
        <w:tcBorders>
          <w:top w:val="single" w:sz="8" w:space="0" w:color="A6A6A6"/>
          <w:left w:val="single" w:sz="8" w:space="0" w:color="A6A6A6"/>
          <w:bottom w:val="single" w:sz="24" w:space="0" w:color="A6A6A6"/>
          <w:right w:val="single" w:sz="8" w:space="0" w:color="A6A6A6"/>
          <w:insideH w:val="nil"/>
          <w:insideV w:val="single" w:sz="8" w:space="0" w:color="A6A6A6"/>
        </w:tcBorders>
        <w:shd w:val="clear" w:color="auto" w:fill="FFFFFF"/>
      </w:tcPr>
    </w:tblStylePr>
    <w:tblStylePr w:type="lastRow">
      <w:rPr>
        <w:b/>
        <w:bCs/>
        <w:i w:val="0"/>
        <w:iCs w:val="0"/>
        <w:color w:val="000000"/>
      </w:rPr>
      <w:tblPr/>
      <w:tcPr>
        <w:tcBorders>
          <w:top w:val="single" w:sz="24" w:space="0" w:color="A6A6A6"/>
          <w:left w:val="single" w:sz="8" w:space="0" w:color="A6A6A6"/>
          <w:bottom w:val="single" w:sz="8" w:space="0" w:color="A6A6A6"/>
          <w:right w:val="single" w:sz="8" w:space="0" w:color="A6A6A6"/>
          <w:insideH w:val="nil"/>
          <w:insideV w:val="single" w:sz="8" w:space="0" w:color="A6A6A6"/>
        </w:tcBorders>
        <w:shd w:val="clear" w:color="auto" w:fill="FFFFFF"/>
      </w:tcPr>
    </w:tblStylePr>
    <w:tblStylePr w:type="firstCol">
      <w:rPr>
        <w:b/>
        <w:bCs/>
        <w:i w:val="0"/>
        <w:iCs w:val="0"/>
        <w:color w:val="000000"/>
      </w:rPr>
      <w:tblPr/>
      <w:tcPr>
        <w:tcBorders>
          <w:left w:val="single" w:sz="8" w:space="0" w:color="A6A6A6"/>
          <w:right w:val="single" w:sz="24" w:space="0" w:color="A6A6A6"/>
          <w:insideH w:val="nil"/>
          <w:insideV w:val="nil"/>
        </w:tcBorders>
        <w:shd w:val="clear" w:color="auto" w:fill="FFFFFF"/>
      </w:tcPr>
    </w:tblStylePr>
    <w:tblStylePr w:type="lastCol">
      <w:rPr>
        <w:b/>
        <w:bCs/>
        <w:i w:val="0"/>
        <w:iCs w:val="0"/>
        <w:color w:val="000000"/>
      </w:rPr>
      <w:tblPr/>
      <w:tcPr>
        <w:tcBorders>
          <w:top w:val="nil"/>
          <w:left w:val="single" w:sz="24" w:space="0" w:color="A6A6A6"/>
          <w:bottom w:val="nil"/>
          <w:right w:val="nil"/>
          <w:insideH w:val="nil"/>
          <w:insideV w:val="nil"/>
        </w:tcBorders>
        <w:shd w:val="clear" w:color="auto" w:fill="FFFFFF"/>
      </w:tcPr>
    </w:tblStylePr>
    <w:tblStylePr w:type="band1Vert">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cPr>
      <w:shd w:val="clear" w:color="auto" w:fill="FFFFFF"/>
    </w:tcPr>
    <w:tblStylePr w:type="firstRow">
      <w:rPr>
        <w:b/>
        <w:bCs/>
        <w:i w:val="0"/>
        <w:iCs w:val="0"/>
        <w:color w:val="000000"/>
      </w:rPr>
      <w:tblPr/>
      <w:tcPr>
        <w:tcBorders>
          <w:top w:val="single" w:sz="8" w:space="0" w:color="A6A6A6"/>
          <w:left w:val="single" w:sz="8" w:space="0" w:color="A6A6A6"/>
          <w:bottom w:val="single" w:sz="24" w:space="0" w:color="A6A6A6"/>
          <w:right w:val="single" w:sz="8" w:space="0" w:color="A6A6A6"/>
          <w:insideH w:val="nil"/>
          <w:insideV w:val="single" w:sz="8" w:space="0" w:color="A6A6A6"/>
        </w:tcBorders>
        <w:shd w:val="clear" w:color="auto" w:fill="FFFFFF"/>
      </w:tcPr>
    </w:tblStylePr>
    <w:tblStylePr w:type="lastRow">
      <w:rPr>
        <w:b/>
        <w:bCs/>
        <w:i w:val="0"/>
        <w:iCs w:val="0"/>
        <w:color w:val="000000"/>
      </w:rPr>
      <w:tblPr/>
      <w:tcPr>
        <w:tcBorders>
          <w:top w:val="single" w:sz="24" w:space="0" w:color="A6A6A6"/>
          <w:left w:val="single" w:sz="8" w:space="0" w:color="A6A6A6"/>
          <w:bottom w:val="single" w:sz="8" w:space="0" w:color="A6A6A6"/>
          <w:right w:val="single" w:sz="8" w:space="0" w:color="A6A6A6"/>
          <w:insideH w:val="nil"/>
          <w:insideV w:val="single" w:sz="8" w:space="0" w:color="A6A6A6"/>
        </w:tcBorders>
        <w:shd w:val="clear" w:color="auto" w:fill="FFFFFF"/>
      </w:tcPr>
    </w:tblStylePr>
    <w:tblStylePr w:type="firstCol">
      <w:rPr>
        <w:b/>
        <w:bCs/>
        <w:i w:val="0"/>
        <w:iCs w:val="0"/>
        <w:color w:val="000000"/>
      </w:rPr>
      <w:tblPr/>
      <w:tcPr>
        <w:tcBorders>
          <w:left w:val="single" w:sz="8" w:space="0" w:color="A6A6A6"/>
          <w:right w:val="single" w:sz="24" w:space="0" w:color="A6A6A6"/>
          <w:insideH w:val="nil"/>
          <w:insideV w:val="nil"/>
        </w:tcBorders>
        <w:shd w:val="clear" w:color="auto" w:fill="FFFFFF"/>
      </w:tcPr>
    </w:tblStylePr>
    <w:tblStylePr w:type="lastCol">
      <w:rPr>
        <w:b/>
        <w:bCs/>
        <w:i w:val="0"/>
        <w:iCs w:val="0"/>
        <w:color w:val="000000"/>
      </w:rPr>
      <w:tblPr/>
      <w:tcPr>
        <w:tcBorders>
          <w:top w:val="nil"/>
          <w:left w:val="single" w:sz="24" w:space="0" w:color="A6A6A6"/>
          <w:bottom w:val="nil"/>
          <w:right w:val="nil"/>
          <w:insideH w:val="nil"/>
          <w:insideV w:val="nil"/>
        </w:tcBorders>
        <w:shd w:val="clear" w:color="auto" w:fill="FFFFFF"/>
      </w:tcPr>
    </w:tblStylePr>
    <w:tblStylePr w:type="band1Vert">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A6A6A6"/>
        <w:left w:val="single" w:sz="8" w:space="0" w:color="A6A6A6"/>
        <w:bottom w:val="single" w:sz="8" w:space="0" w:color="A6A6A6"/>
        <w:right w:val="single" w:sz="8" w:space="0" w:color="A6A6A6"/>
        <w:insideH w:val="single" w:sz="6" w:space="0" w:color="A6A6A6"/>
        <w:insideV w:val="single" w:sz="6" w:space="0" w:color="A6A6A6"/>
      </w:tblBorders>
    </w:tblPr>
    <w:tcPr>
      <w:shd w:val="clear" w:color="auto" w:fill="FFFFFF"/>
    </w:tcPr>
    <w:tblStylePr w:type="firstRow">
      <w:rPr>
        <w:b/>
        <w:bCs/>
        <w:i w:val="0"/>
        <w:iCs w:val="0"/>
        <w:color w:val="000000"/>
      </w:rPr>
      <w:tblPr/>
      <w:tcPr>
        <w:tcBorders>
          <w:top w:val="single" w:sz="8" w:space="0" w:color="A6A6A6"/>
          <w:left w:val="single" w:sz="8" w:space="0" w:color="A6A6A6"/>
          <w:bottom w:val="single" w:sz="24" w:space="0" w:color="A6A6A6"/>
          <w:right w:val="single" w:sz="8" w:space="0" w:color="A6A6A6"/>
          <w:insideH w:val="nil"/>
          <w:insideV w:val="single" w:sz="8" w:space="0" w:color="A6A6A6"/>
        </w:tcBorders>
        <w:shd w:val="clear" w:color="auto" w:fill="FFFFFF"/>
      </w:tcPr>
    </w:tblStylePr>
    <w:tblStylePr w:type="lastRow">
      <w:rPr>
        <w:b/>
        <w:bCs/>
        <w:i w:val="0"/>
        <w:iCs w:val="0"/>
        <w:color w:val="000000"/>
      </w:rPr>
      <w:tblPr/>
      <w:tcPr>
        <w:tcBorders>
          <w:top w:val="single" w:sz="24" w:space="0" w:color="A6A6A6"/>
          <w:left w:val="single" w:sz="8" w:space="0" w:color="A6A6A6"/>
          <w:bottom w:val="single" w:sz="8" w:space="0" w:color="A6A6A6"/>
          <w:right w:val="single" w:sz="8" w:space="0" w:color="A6A6A6"/>
          <w:insideH w:val="nil"/>
          <w:insideV w:val="single" w:sz="8" w:space="0" w:color="A6A6A6"/>
        </w:tcBorders>
        <w:shd w:val="clear" w:color="auto" w:fill="FFFFFF"/>
      </w:tcPr>
    </w:tblStylePr>
    <w:tblStylePr w:type="firstCol">
      <w:rPr>
        <w:b/>
        <w:bCs/>
        <w:i w:val="0"/>
        <w:iCs w:val="0"/>
        <w:color w:val="000000"/>
      </w:rPr>
      <w:tblPr/>
      <w:tcPr>
        <w:tcBorders>
          <w:left w:val="single" w:sz="8" w:space="0" w:color="A6A6A6"/>
          <w:right w:val="single" w:sz="24" w:space="0" w:color="A6A6A6"/>
          <w:insideH w:val="nil"/>
          <w:insideV w:val="nil"/>
        </w:tcBorders>
        <w:shd w:val="clear" w:color="auto" w:fill="FFFFFF"/>
      </w:tcPr>
    </w:tblStylePr>
    <w:tblStylePr w:type="lastCol">
      <w:rPr>
        <w:b/>
        <w:bCs/>
        <w:i w:val="0"/>
        <w:iCs w:val="0"/>
        <w:color w:val="000000"/>
      </w:rPr>
      <w:tblPr/>
      <w:tcPr>
        <w:tcBorders>
          <w:top w:val="nil"/>
          <w:left w:val="single" w:sz="24" w:space="0" w:color="A6A6A6"/>
          <w:bottom w:val="nil"/>
          <w:right w:val="nil"/>
          <w:insideH w:val="nil"/>
          <w:insideV w:val="nil"/>
        </w:tcBorders>
        <w:shd w:val="clear" w:color="auto" w:fill="FFFFFF"/>
      </w:tcPr>
    </w:tblStylePr>
    <w:tblStylePr w:type="band1Vert">
      <w:tblPr/>
      <w:tcPr>
        <w:tcBorders>
          <w:top w:val="single" w:sz="8" w:space="0" w:color="A6A6A6"/>
          <w:left w:val="single" w:sz="8" w:space="0" w:color="A6A6A6"/>
          <w:bottom w:val="single" w:sz="8" w:space="0" w:color="A6A6A6"/>
          <w:right w:val="single" w:sz="8" w:space="0" w:color="A6A6A6"/>
          <w:insideH w:val="nil"/>
          <w:insideV w:val="nil"/>
        </w:tcBorders>
        <w:shd w:val="clear" w:color="auto" w:fill="FFFFFF"/>
      </w:tcPr>
    </w:tblStylePr>
    <w:tblStylePr w:type="band1Horz">
      <w:tblPr/>
      <w:tcPr>
        <w:tcBorders>
          <w:top w:val="single" w:sz="8" w:space="0" w:color="A6A6A6"/>
          <w:left w:val="single" w:sz="8" w:space="0" w:color="A6A6A6"/>
          <w:bottom w:val="single" w:sz="8" w:space="0" w:color="A6A6A6"/>
          <w:right w:val="single" w:sz="8" w:space="0" w:color="A6A6A6"/>
          <w:insideH w:val="single" w:sz="8" w:space="0" w:color="A6A6A6"/>
          <w:insideV w:val="single" w:sz="8" w:space="0" w:color="A6A6A6"/>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A6A6A6"/>
          <w:right w:val="nil"/>
          <w:insideH w:val="nil"/>
          <w:insideV w:val="nil"/>
        </w:tcBorders>
        <w:shd w:val="clear" w:color="auto" w:fill="FFFFFF"/>
      </w:tcPr>
    </w:tblStylePr>
    <w:tblStylePr w:type="lastRow">
      <w:tblPr/>
      <w:tcPr>
        <w:tcBorders>
          <w:top w:val="single" w:sz="1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18" w:space="0" w:color="A6A6A6"/>
          <w:insideH w:val="nil"/>
          <w:insideV w:val="nil"/>
        </w:tcBorders>
        <w:shd w:val="clear" w:color="auto" w:fill="FFFFFF"/>
      </w:tcPr>
    </w:tblStylePr>
    <w:tblStylePr w:type="lastCol">
      <w:tblPr/>
      <w:tcPr>
        <w:tcBorders>
          <w:top w:val="nil"/>
          <w:left w:val="single" w:sz="18" w:space="0" w:color="A6A6A6"/>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A6A6A6"/>
          <w:right w:val="nil"/>
          <w:insideH w:val="nil"/>
          <w:insideV w:val="nil"/>
        </w:tcBorders>
        <w:shd w:val="clear" w:color="auto" w:fill="FFFFFF"/>
      </w:tcPr>
    </w:tblStylePr>
    <w:tblStylePr w:type="lastRow">
      <w:tblPr/>
      <w:tcPr>
        <w:tcBorders>
          <w:top w:val="single" w:sz="1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18" w:space="0" w:color="A6A6A6"/>
          <w:insideH w:val="nil"/>
          <w:insideV w:val="nil"/>
        </w:tcBorders>
        <w:shd w:val="clear" w:color="auto" w:fill="FFFFFF"/>
      </w:tcPr>
    </w:tblStylePr>
    <w:tblStylePr w:type="lastCol">
      <w:tblPr/>
      <w:tcPr>
        <w:tcBorders>
          <w:top w:val="nil"/>
          <w:left w:val="single" w:sz="18" w:space="0" w:color="A6A6A6"/>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A6A6A6"/>
          <w:right w:val="nil"/>
          <w:insideH w:val="nil"/>
          <w:insideV w:val="nil"/>
        </w:tcBorders>
        <w:shd w:val="clear" w:color="auto" w:fill="FFFFFF"/>
      </w:tcPr>
    </w:tblStylePr>
    <w:tblStylePr w:type="lastRow">
      <w:tblPr/>
      <w:tcPr>
        <w:tcBorders>
          <w:top w:val="single" w:sz="1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18" w:space="0" w:color="A6A6A6"/>
          <w:insideH w:val="nil"/>
          <w:insideV w:val="nil"/>
        </w:tcBorders>
        <w:shd w:val="clear" w:color="auto" w:fill="FFFFFF"/>
      </w:tcPr>
    </w:tblStylePr>
    <w:tblStylePr w:type="lastCol">
      <w:tblPr/>
      <w:tcPr>
        <w:tcBorders>
          <w:top w:val="nil"/>
          <w:left w:val="single" w:sz="18" w:space="0" w:color="A6A6A6"/>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A6A6A6"/>
          <w:right w:val="nil"/>
          <w:insideH w:val="nil"/>
          <w:insideV w:val="nil"/>
        </w:tcBorders>
        <w:shd w:val="clear" w:color="auto" w:fill="FFFFFF"/>
      </w:tcPr>
    </w:tblStylePr>
    <w:tblStylePr w:type="lastRow">
      <w:tblPr/>
      <w:tcPr>
        <w:tcBorders>
          <w:top w:val="single" w:sz="1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18" w:space="0" w:color="A6A6A6"/>
          <w:insideH w:val="nil"/>
          <w:insideV w:val="nil"/>
        </w:tcBorders>
        <w:shd w:val="clear" w:color="auto" w:fill="FFFFFF"/>
      </w:tcPr>
    </w:tblStylePr>
    <w:tblStylePr w:type="lastCol">
      <w:tblPr/>
      <w:tcPr>
        <w:tcBorders>
          <w:top w:val="nil"/>
          <w:left w:val="single" w:sz="18" w:space="0" w:color="A6A6A6"/>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A6A6A6"/>
          <w:right w:val="nil"/>
          <w:insideH w:val="nil"/>
          <w:insideV w:val="nil"/>
        </w:tcBorders>
        <w:shd w:val="clear" w:color="auto" w:fill="FFFFFF"/>
      </w:tcPr>
    </w:tblStylePr>
    <w:tblStylePr w:type="lastRow">
      <w:tblPr/>
      <w:tcPr>
        <w:tcBorders>
          <w:top w:val="single" w:sz="1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18" w:space="0" w:color="A6A6A6"/>
          <w:insideH w:val="nil"/>
          <w:insideV w:val="nil"/>
        </w:tcBorders>
        <w:shd w:val="clear" w:color="auto" w:fill="FFFFFF"/>
      </w:tcPr>
    </w:tblStylePr>
    <w:tblStylePr w:type="lastCol">
      <w:tblPr/>
      <w:tcPr>
        <w:tcBorders>
          <w:top w:val="nil"/>
          <w:left w:val="single" w:sz="18" w:space="0" w:color="A6A6A6"/>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A6A6A6"/>
          <w:right w:val="nil"/>
          <w:insideH w:val="nil"/>
          <w:insideV w:val="nil"/>
        </w:tcBorders>
        <w:shd w:val="clear" w:color="auto" w:fill="FFFFFF"/>
      </w:tcPr>
    </w:tblStylePr>
    <w:tblStylePr w:type="lastRow">
      <w:tblPr/>
      <w:tcPr>
        <w:tcBorders>
          <w:top w:val="single" w:sz="1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18" w:space="0" w:color="A6A6A6"/>
          <w:insideH w:val="nil"/>
          <w:insideV w:val="nil"/>
        </w:tcBorders>
        <w:shd w:val="clear" w:color="auto" w:fill="FFFFFF"/>
      </w:tcPr>
    </w:tblStylePr>
    <w:tblStylePr w:type="lastCol">
      <w:tblPr/>
      <w:tcPr>
        <w:tcBorders>
          <w:top w:val="nil"/>
          <w:left w:val="single" w:sz="18" w:space="0" w:color="A6A6A6"/>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A6A6A6"/>
          <w:right w:val="nil"/>
          <w:insideH w:val="nil"/>
          <w:insideV w:val="nil"/>
        </w:tcBorders>
        <w:shd w:val="clear" w:color="auto" w:fill="FFFFFF"/>
      </w:tcPr>
    </w:tblStylePr>
    <w:tblStylePr w:type="lastRow">
      <w:tblPr/>
      <w:tcPr>
        <w:tcBorders>
          <w:top w:val="single" w:sz="18" w:space="0" w:color="A6A6A6"/>
          <w:left w:val="nil"/>
          <w:bottom w:val="nil"/>
          <w:right w:val="nil"/>
          <w:insideH w:val="nil"/>
          <w:insideV w:val="nil"/>
        </w:tcBorders>
        <w:shd w:val="clear" w:color="auto" w:fill="FFFFFF"/>
      </w:tcPr>
    </w:tblStylePr>
    <w:tblStylePr w:type="firstCol">
      <w:tblPr/>
      <w:tcPr>
        <w:tcBorders>
          <w:top w:val="nil"/>
          <w:left w:val="nil"/>
          <w:bottom w:val="nil"/>
          <w:right w:val="single" w:sz="18" w:space="0" w:color="A6A6A6"/>
          <w:insideH w:val="nil"/>
          <w:insideV w:val="nil"/>
        </w:tcBorders>
        <w:shd w:val="clear" w:color="auto" w:fill="FFFFFF"/>
      </w:tcPr>
    </w:tblStylePr>
    <w:tblStylePr w:type="lastCol">
      <w:tblPr/>
      <w:tcPr>
        <w:tcBorders>
          <w:top w:val="nil"/>
          <w:left w:val="single" w:sz="18" w:space="0" w:color="A6A6A6"/>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000000"/>
      </w:rPr>
      <w:tblPr/>
      <w:tcPr>
        <w:tcBorders>
          <w:top w:val="single" w:sz="6" w:space="0" w:color="A6A6A6"/>
        </w:tcBorders>
        <w:shd w:val="clear" w:color="auto" w:fill="FFFFFF"/>
      </w:tcPr>
    </w:tblStylePr>
    <w:tblStylePr w:type="firstCol">
      <w:rPr>
        <w:color w:val="000000"/>
      </w:rPr>
      <w:tblPr/>
      <w:tcPr>
        <w:tcBorders>
          <w:top w:val="nil"/>
          <w:left w:val="nil"/>
          <w:bottom w:val="nil"/>
          <w:right w:val="nil"/>
          <w:insideH w:val="single" w:sz="4" w:space="0" w:color="A6A6A6"/>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000000"/>
      </w:rPr>
      <w:tblPr/>
      <w:tcPr>
        <w:tcBorders>
          <w:top w:val="single" w:sz="6" w:space="0" w:color="A6A6A6"/>
        </w:tcBorders>
        <w:shd w:val="clear" w:color="auto" w:fill="FFFFFF"/>
      </w:tcPr>
    </w:tblStylePr>
    <w:tblStylePr w:type="firstCol">
      <w:rPr>
        <w:color w:val="000000"/>
      </w:rPr>
      <w:tblPr/>
      <w:tcPr>
        <w:tcBorders>
          <w:top w:val="nil"/>
          <w:left w:val="nil"/>
          <w:bottom w:val="nil"/>
          <w:right w:val="nil"/>
          <w:insideH w:val="single" w:sz="4" w:space="0" w:color="A6A6A6"/>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000000"/>
      </w:rPr>
      <w:tblPr/>
      <w:tcPr>
        <w:tcBorders>
          <w:top w:val="single" w:sz="6" w:space="0" w:color="A6A6A6"/>
        </w:tcBorders>
        <w:shd w:val="clear" w:color="auto" w:fill="FFFFFF"/>
      </w:tcPr>
    </w:tblStylePr>
    <w:tblStylePr w:type="firstCol">
      <w:rPr>
        <w:color w:val="000000"/>
      </w:rPr>
      <w:tblPr/>
      <w:tcPr>
        <w:tcBorders>
          <w:top w:val="nil"/>
          <w:left w:val="nil"/>
          <w:bottom w:val="nil"/>
          <w:right w:val="nil"/>
          <w:insideH w:val="single" w:sz="4" w:space="0" w:color="A6A6A6"/>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000000"/>
      </w:rPr>
      <w:tblPr/>
      <w:tcPr>
        <w:tcBorders>
          <w:top w:val="single" w:sz="6" w:space="0" w:color="A6A6A6"/>
        </w:tcBorders>
        <w:shd w:val="clear" w:color="auto" w:fill="FFFFFF"/>
      </w:tcPr>
    </w:tblStylePr>
    <w:tblStylePr w:type="firstCol">
      <w:rPr>
        <w:color w:val="000000"/>
      </w:rPr>
      <w:tblPr/>
      <w:tcPr>
        <w:tcBorders>
          <w:top w:val="nil"/>
          <w:left w:val="nil"/>
          <w:bottom w:val="nil"/>
          <w:right w:val="nil"/>
          <w:insideH w:val="single" w:sz="4" w:space="0" w:color="A6A6A6"/>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000000"/>
      </w:rPr>
      <w:tblPr/>
      <w:tcPr>
        <w:tcBorders>
          <w:top w:val="single" w:sz="6" w:space="0" w:color="A6A6A6"/>
        </w:tcBorders>
        <w:shd w:val="clear" w:color="auto" w:fill="FFFFFF"/>
      </w:tcPr>
    </w:tblStylePr>
    <w:tblStylePr w:type="firstCol">
      <w:rPr>
        <w:color w:val="000000"/>
      </w:rPr>
      <w:tblPr/>
      <w:tcPr>
        <w:tcBorders>
          <w:top w:val="nil"/>
          <w:left w:val="nil"/>
          <w:bottom w:val="nil"/>
          <w:right w:val="nil"/>
          <w:insideH w:val="single" w:sz="4" w:space="0" w:color="A6A6A6"/>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000000"/>
      </w:rPr>
      <w:tblPr/>
      <w:tcPr>
        <w:tcBorders>
          <w:top w:val="single" w:sz="6" w:space="0" w:color="A6A6A6"/>
        </w:tcBorders>
        <w:shd w:val="clear" w:color="auto" w:fill="FFFFFF"/>
      </w:tcPr>
    </w:tblStylePr>
    <w:tblStylePr w:type="firstCol">
      <w:rPr>
        <w:color w:val="000000"/>
      </w:rPr>
      <w:tblPr/>
      <w:tcPr>
        <w:tcBorders>
          <w:top w:val="nil"/>
          <w:left w:val="nil"/>
          <w:bottom w:val="nil"/>
          <w:right w:val="nil"/>
          <w:insideH w:val="single" w:sz="4" w:space="0" w:color="A6A6A6"/>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A6A6A6"/>
        <w:left w:val="single" w:sz="4" w:space="0" w:color="A6A6A6"/>
        <w:bottom w:val="single" w:sz="4" w:space="0" w:color="A6A6A6"/>
        <w:right w:val="single" w:sz="4" w:space="0" w:color="A6A6A6"/>
        <w:insideH w:val="single" w:sz="4" w:space="0" w:color="A6A6A6"/>
        <w:insideV w:val="single" w:sz="4" w:space="0" w:color="A6A6A6"/>
      </w:tblBorders>
    </w:tblPr>
    <w:tcPr>
      <w:shd w:val="clear" w:color="auto" w:fill="FFFFFF"/>
    </w:tcPr>
    <w:tblStylePr w:type="firstRow">
      <w:rPr>
        <w:b/>
        <w:bCs/>
      </w:rPr>
      <w:tblPr/>
      <w:tcPr>
        <w:tcBorders>
          <w:top w:val="nil"/>
          <w:left w:val="nil"/>
          <w:bottom w:val="single" w:sz="24" w:space="0" w:color="A6A6A6"/>
          <w:right w:val="nil"/>
          <w:insideH w:val="nil"/>
          <w:insideV w:val="nil"/>
        </w:tcBorders>
        <w:shd w:val="clear" w:color="auto" w:fill="FFFFFF"/>
      </w:tcPr>
    </w:tblStylePr>
    <w:tblStylePr w:type="lastRow">
      <w:rPr>
        <w:b/>
        <w:bCs/>
        <w:color w:val="000000"/>
      </w:rPr>
      <w:tblPr/>
      <w:tcPr>
        <w:tcBorders>
          <w:top w:val="single" w:sz="6" w:space="0" w:color="A6A6A6"/>
        </w:tcBorders>
        <w:shd w:val="clear" w:color="auto" w:fill="FFFFFF"/>
      </w:tcPr>
    </w:tblStylePr>
    <w:tblStylePr w:type="firstCol">
      <w:rPr>
        <w:color w:val="000000"/>
      </w:rPr>
      <w:tblPr/>
      <w:tcPr>
        <w:tcBorders>
          <w:top w:val="nil"/>
          <w:left w:val="nil"/>
          <w:bottom w:val="nil"/>
          <w:right w:val="nil"/>
          <w:insideH w:val="single" w:sz="4" w:space="0" w:color="A6A6A6"/>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A6A6A6"/>
        </w:tcBorders>
        <w:shd w:val="clear" w:color="auto" w:fill="FFFFFF"/>
      </w:tcPr>
    </w:tblStylePr>
    <w:tblStylePr w:type="lastRow">
      <w:rPr>
        <w:b/>
        <w:bCs/>
        <w:color w:val="000000"/>
      </w:rPr>
      <w:tblPr/>
      <w:tcPr>
        <w:tcBorders>
          <w:top w:val="single" w:sz="12" w:space="0" w:color="A6A6A6"/>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A6A6A6"/>
        </w:tcBorders>
        <w:shd w:val="clear" w:color="auto" w:fill="FFFFFF"/>
      </w:tcPr>
    </w:tblStylePr>
    <w:tblStylePr w:type="lastRow">
      <w:rPr>
        <w:b/>
        <w:bCs/>
        <w:color w:val="000000"/>
      </w:rPr>
      <w:tblPr/>
      <w:tcPr>
        <w:tcBorders>
          <w:top w:val="single" w:sz="12" w:space="0" w:color="A6A6A6"/>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A6A6A6"/>
        </w:tcBorders>
        <w:shd w:val="clear" w:color="auto" w:fill="FFFFFF"/>
      </w:tcPr>
    </w:tblStylePr>
    <w:tblStylePr w:type="lastRow">
      <w:rPr>
        <w:b/>
        <w:bCs/>
        <w:color w:val="000000"/>
      </w:rPr>
      <w:tblPr/>
      <w:tcPr>
        <w:tcBorders>
          <w:top w:val="single" w:sz="12" w:space="0" w:color="A6A6A6"/>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A6A6A6"/>
        </w:tcBorders>
        <w:shd w:val="clear" w:color="auto" w:fill="FFFFFF"/>
      </w:tcPr>
    </w:tblStylePr>
    <w:tblStylePr w:type="lastRow">
      <w:rPr>
        <w:b/>
        <w:bCs/>
        <w:color w:val="000000"/>
      </w:rPr>
      <w:tblPr/>
      <w:tcPr>
        <w:tcBorders>
          <w:top w:val="single" w:sz="12" w:space="0" w:color="A6A6A6"/>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A6A6A6"/>
        </w:tcBorders>
        <w:shd w:val="clear" w:color="auto" w:fill="FFFFFF"/>
      </w:tcPr>
    </w:tblStylePr>
    <w:tblStylePr w:type="lastRow">
      <w:rPr>
        <w:b/>
        <w:bCs/>
        <w:color w:val="000000"/>
      </w:rPr>
      <w:tblPr/>
      <w:tcPr>
        <w:tcBorders>
          <w:top w:val="single" w:sz="12" w:space="0" w:color="A6A6A6"/>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A6A6A6"/>
        </w:tcBorders>
        <w:shd w:val="clear" w:color="auto" w:fill="FFFFFF"/>
      </w:tcPr>
    </w:tblStylePr>
    <w:tblStylePr w:type="lastRow">
      <w:rPr>
        <w:b/>
        <w:bCs/>
        <w:color w:val="000000"/>
      </w:rPr>
      <w:tblPr/>
      <w:tcPr>
        <w:tcBorders>
          <w:top w:val="single" w:sz="12" w:space="0" w:color="A6A6A6"/>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A6A6A6"/>
        </w:tcBorders>
        <w:shd w:val="clear" w:color="auto" w:fill="FFFFFF"/>
      </w:tcPr>
    </w:tblStylePr>
    <w:tblStylePr w:type="lastRow">
      <w:rPr>
        <w:b/>
        <w:bCs/>
        <w:color w:val="000000"/>
      </w:rPr>
      <w:tblPr/>
      <w:tcPr>
        <w:tcBorders>
          <w:top w:val="single" w:sz="12" w:space="0" w:color="A6A6A6"/>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A6A6A6"/>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A6A6A6"/>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A6A6A6"/>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A6A6A6"/>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A6A6A6"/>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A6A6A6"/>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A6A6A6"/>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paragraph" w:styleId="Revision">
    <w:name w:val="Revision"/>
    <w:hidden/>
    <w:uiPriority w:val="99"/>
    <w:semiHidden/>
    <w:rsid w:val="00E45328"/>
    <w:pPr>
      <w:spacing w:after="0" w:line="240" w:lineRule="auto"/>
    </w:pPr>
    <w:rPr>
      <w:rFonts w:ascii="Arial" w:eastAsia="Arial" w:hAnsi="Arial"/>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1445</Words>
  <Characters>8238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SPINA Lending Company - Data Privacy Consent and Authorization Form</vt:lpstr>
    </vt:vector>
  </TitlesOfParts>
  <Manager/>
  <Company/>
  <LinksUpToDate>false</LinksUpToDate>
  <CharactersWithSpaces>9664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SPINA Lending Company - Data Privacy Consent and Authorization Form</dc:title>
  <dc:subject>System-aligned draft for counsel and DPO review</dc:subject>
  <dc:creator>SPINA Lending Company</dc:creator>
  <cp:keywords/>
  <dc:description>Working draft for counsel/DPO review; not a final executed legal form.</dc:description>
  <cp:lastModifiedBy>Julie Marie Gabutero</cp:lastModifiedBy>
  <cp:revision>2</cp:revision>
  <dcterms:created xsi:type="dcterms:W3CDTF">2013-12-23T23:15:00Z</dcterms:created>
  <dcterms:modified xsi:type="dcterms:W3CDTF">2026-09-18T15:42:00Z</dcterms:modified>
  <cp:category/>
</cp:coreProperties>
</file>