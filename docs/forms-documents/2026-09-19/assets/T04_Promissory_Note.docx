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32AA51" w14:textId="77777777" w:rsidR="002B15B8" w:rsidRDefault="00000000">
      <w:pPr>
        <w:jc w:val="center"/>
      </w:pPr>
      <w:r>
        <w:rPr>
          <w:b/>
          <w:sz w:val="36"/>
        </w:rPr>
        <w:t>PROMISSORY NOTE</w:t>
      </w:r>
    </w:p>
    <w:p w14:paraId="2BBCB0F4" w14:textId="77777777" w:rsidR="002B15B8" w:rsidRDefault="00000000">
      <w:pPr>
        <w:pStyle w:val="PNNote"/>
        <w:jc w:val="center"/>
      </w:pPr>
      <w:r>
        <w:rPr>
          <w:b/>
        </w:rPr>
        <w:t>SYSTEM-ALIGNED DRAFT FOR COUNSEL REVIEW</w:t>
      </w:r>
    </w:p>
    <w:p w14:paraId="00DD5E15" w14:textId="77777777" w:rsidR="002B15B8" w:rsidRDefault="00000000">
      <w:pPr>
        <w:pStyle w:val="PNNote"/>
      </w:pPr>
      <w:r>
        <w:t>Working template: SPINA fills braced fields from the exact locked Management-approved loan and company records. Do not sign or issue this draft while placeholders, pricing checks or required reviews remain unresolved.</w:t>
      </w:r>
    </w:p>
    <w:tbl>
      <w:tblPr>
        <w:tblW w:w="9720" w:type="dxa"/>
        <w:jc w:val="center"/>
        <w:tblBorders>
          <w:top w:val="single" w:sz="5" w:space="0" w:color="B0B0B0"/>
          <w:left w:val="single" w:sz="5" w:space="0" w:color="B0B0B0"/>
          <w:bottom w:val="single" w:sz="5" w:space="0" w:color="B0B0B0"/>
          <w:right w:val="single" w:sz="5" w:space="0" w:color="B0B0B0"/>
          <w:insideH w:val="single" w:sz="5" w:space="0" w:color="B0B0B0"/>
          <w:insideV w:val="single" w:sz="5" w:space="0" w:color="B0B0B0"/>
        </w:tblBorders>
        <w:tblLayout w:type="fixed"/>
        <w:tblLook w:val="04A0" w:firstRow="1" w:lastRow="0" w:firstColumn="1" w:lastColumn="0" w:noHBand="0" w:noVBand="1"/>
      </w:tblPr>
      <w:tblGrid>
        <w:gridCol w:w="3096"/>
        <w:gridCol w:w="6624"/>
      </w:tblGrid>
      <w:tr w:rsidR="002B15B8" w14:paraId="3EE02D33" w14:textId="77777777">
        <w:trPr>
          <w:cantSplit/>
          <w:jc w:val="center"/>
        </w:trPr>
        <w:tc>
          <w:tcPr>
            <w:tcW w:w="3096" w:type="dxa"/>
            <w:shd w:val="clear" w:color="auto" w:fill="F2F2F2"/>
            <w:tcMar>
              <w:top w:w="75" w:type="dxa"/>
              <w:left w:w="95" w:type="dxa"/>
              <w:bottom w:w="75" w:type="dxa"/>
              <w:right w:w="95" w:type="dxa"/>
            </w:tcMar>
            <w:vAlign w:val="center"/>
          </w:tcPr>
          <w:p w14:paraId="476EEC26" w14:textId="77777777" w:rsidR="002B15B8" w:rsidRDefault="00000000">
            <w:pPr>
              <w:pStyle w:val="PNField"/>
            </w:pPr>
            <w:r>
              <w:rPr>
                <w:b/>
              </w:rPr>
              <w:t>Loan Account No.</w:t>
            </w:r>
          </w:p>
        </w:tc>
        <w:tc>
          <w:tcPr>
            <w:tcW w:w="6624" w:type="dxa"/>
            <w:shd w:val="clear" w:color="auto" w:fill="FFFFFF"/>
            <w:tcMar>
              <w:top w:w="75" w:type="dxa"/>
              <w:left w:w="95" w:type="dxa"/>
              <w:bottom w:w="75" w:type="dxa"/>
              <w:right w:w="95" w:type="dxa"/>
            </w:tcMar>
            <w:vAlign w:val="center"/>
          </w:tcPr>
          <w:p w14:paraId="05664134" w14:textId="77777777" w:rsidR="002B15B8" w:rsidRDefault="00000000">
            <w:pPr>
              <w:pStyle w:val="PNField"/>
            </w:pPr>
            <w:r>
              <w:t>{Loan Account No.}</w:t>
            </w:r>
          </w:p>
        </w:tc>
      </w:tr>
      <w:tr w:rsidR="002B15B8" w14:paraId="2D5BC4B2" w14:textId="77777777">
        <w:trPr>
          <w:cantSplit/>
          <w:jc w:val="center"/>
        </w:trPr>
        <w:tc>
          <w:tcPr>
            <w:tcW w:w="3096" w:type="dxa"/>
            <w:shd w:val="clear" w:color="auto" w:fill="F2F2F2"/>
            <w:tcMar>
              <w:top w:w="75" w:type="dxa"/>
              <w:left w:w="95" w:type="dxa"/>
              <w:bottom w:w="75" w:type="dxa"/>
              <w:right w:w="95" w:type="dxa"/>
            </w:tcMar>
            <w:vAlign w:val="center"/>
          </w:tcPr>
          <w:p w14:paraId="3932D80B" w14:textId="77777777" w:rsidR="002B15B8" w:rsidRDefault="00000000">
            <w:pPr>
              <w:pStyle w:val="PNField"/>
            </w:pPr>
            <w:r>
              <w:rPr>
                <w:b/>
              </w:rPr>
              <w:t>Note Date / Place</w:t>
            </w:r>
          </w:p>
        </w:tc>
        <w:tc>
          <w:tcPr>
            <w:tcW w:w="6624" w:type="dxa"/>
            <w:shd w:val="clear" w:color="auto" w:fill="FFFFFF"/>
            <w:tcMar>
              <w:top w:w="75" w:type="dxa"/>
              <w:left w:w="95" w:type="dxa"/>
              <w:bottom w:w="75" w:type="dxa"/>
              <w:right w:w="95" w:type="dxa"/>
            </w:tcMar>
            <w:vAlign w:val="center"/>
          </w:tcPr>
          <w:p w14:paraId="6E96E1A7" w14:textId="77777777" w:rsidR="002B15B8" w:rsidRDefault="00000000">
            <w:pPr>
              <w:pStyle w:val="PNField"/>
            </w:pPr>
            <w:r>
              <w:t>{Note Date} / {Place of Execution}</w:t>
            </w:r>
          </w:p>
        </w:tc>
      </w:tr>
      <w:tr w:rsidR="002B15B8" w14:paraId="4F9F8CF7" w14:textId="77777777">
        <w:trPr>
          <w:cantSplit/>
          <w:jc w:val="center"/>
        </w:trPr>
        <w:tc>
          <w:tcPr>
            <w:tcW w:w="3096" w:type="dxa"/>
            <w:shd w:val="clear" w:color="auto" w:fill="F2F2F2"/>
            <w:tcMar>
              <w:top w:w="75" w:type="dxa"/>
              <w:left w:w="95" w:type="dxa"/>
              <w:bottom w:w="75" w:type="dxa"/>
              <w:right w:w="95" w:type="dxa"/>
            </w:tcMar>
            <w:vAlign w:val="center"/>
          </w:tcPr>
          <w:p w14:paraId="3495B269" w14:textId="77777777" w:rsidR="002B15B8" w:rsidRDefault="00000000">
            <w:pPr>
              <w:pStyle w:val="PNField"/>
            </w:pPr>
            <w:r>
              <w:rPr>
                <w:b/>
              </w:rPr>
              <w:t>Loan Type</w:t>
            </w:r>
          </w:p>
        </w:tc>
        <w:tc>
          <w:tcPr>
            <w:tcW w:w="6624" w:type="dxa"/>
            <w:shd w:val="clear" w:color="auto" w:fill="FFFFFF"/>
            <w:tcMar>
              <w:top w:w="75" w:type="dxa"/>
              <w:left w:w="95" w:type="dxa"/>
              <w:bottom w:w="75" w:type="dxa"/>
              <w:right w:w="95" w:type="dxa"/>
            </w:tcMar>
            <w:vAlign w:val="center"/>
          </w:tcPr>
          <w:p w14:paraId="6DEA4680" w14:textId="77777777" w:rsidR="002B15B8" w:rsidRDefault="00000000">
            <w:pPr>
              <w:pStyle w:val="PNField"/>
            </w:pPr>
            <w:r>
              <w:t>{Exact Approved Loan Type}</w:t>
            </w:r>
          </w:p>
        </w:tc>
      </w:tr>
    </w:tbl>
    <w:p w14:paraId="36EFD24C" w14:textId="77777777" w:rsidR="002B15B8" w:rsidRDefault="002B15B8">
      <w:pPr>
        <w:pStyle w:val="PNNote"/>
        <w:spacing w:after="0" w:line="40" w:lineRule="exact"/>
      </w:pPr>
    </w:p>
    <w:p w14:paraId="29637D09" w14:textId="77777777" w:rsidR="002B15B8" w:rsidRDefault="00000000">
      <w:r>
        <w:t>Subject to actual release of the Loan proceeds, I, {Borrower Full Name}, of legal age, {Verified Citizenship}, and residing at {Verified Borrower Address}, hereby promise to pay {Registered Lender Name}, a corporation duly organized and existing under the laws of the Republic of the Philippines, with principal office at {Registered Office Address} (the “LENDER”), the principal amount of:</w:t>
      </w:r>
    </w:p>
    <w:p w14:paraId="68C08A6C" w14:textId="77777777" w:rsidR="002B15B8" w:rsidRDefault="00000000">
      <w:r>
        <w:rPr>
          <w:b/>
        </w:rPr>
        <w:t>PHP {Approved Principal in Words} (₱{Approved Principal in Figures})</w:t>
      </w:r>
    </w:p>
    <w:p w14:paraId="3D8B4E5D" w14:textId="77777777" w:rsidR="002B15B8" w:rsidRDefault="00000000">
      <w:r>
        <w:t>together with the interest, fees, charges, and other lawful amounts expressly disclosed in the Loan Disclosure Statement and Cash Loan Agreement covering this Loan.</w:t>
      </w:r>
    </w:p>
    <w:p w14:paraId="244A2CAA" w14:textId="256373CE" w:rsidR="002B15B8" w:rsidRDefault="00000000">
      <w:r>
        <w:rPr>
          <w:b/>
        </w:rPr>
        <w:t>This Promissory Note becomes effective only upon actual release of the Loan proceeds by the LENDER</w:t>
      </w:r>
      <w:ins w:id="0" w:author="Julie Marie Gabutero" w:date="2026-09-19T00:19:00Z" w16du:dateUtc="2026-09-18T16:19:00Z">
        <w:r w:rsidR="00D24CC2">
          <w:rPr>
            <w:b/>
          </w:rPr>
          <w:t xml:space="preserve"> to the BORROWER </w:t>
        </w:r>
      </w:ins>
      <w:ins w:id="1" w:author="Julie Marie Gabutero" w:date="2026-09-19T00:21:00Z" w16du:dateUtc="2026-09-18T16:21:00Z">
        <w:r w:rsidR="00D24CC2">
          <w:rPr>
            <w:b/>
          </w:rPr>
          <w:t xml:space="preserve">in accordance with </w:t>
        </w:r>
      </w:ins>
      <w:ins w:id="2" w:author="Julie Marie Gabutero" w:date="2026-09-19T00:20:00Z" w16du:dateUtc="2026-09-18T16:20:00Z">
        <w:r w:rsidR="00D24CC2" w:rsidRPr="00D24CC2">
          <w:rPr>
            <w:b/>
          </w:rPr>
          <w:t>the Loan Release and Cash Receipt Confirmation</w:t>
        </w:r>
      </w:ins>
      <w:r>
        <w:rPr>
          <w:b/>
        </w:rPr>
        <w:t>. Signing this Note alone is not proof of disbursement or cash receipt.</w:t>
      </w:r>
    </w:p>
    <w:p w14:paraId="4CA0384B" w14:textId="77777777" w:rsidR="002B15B8" w:rsidRDefault="00000000">
      <w:pPr>
        <w:pStyle w:val="PNSection"/>
      </w:pPr>
      <w:r>
        <w:t>1. PAYMENT TERMS</w:t>
      </w:r>
    </w:p>
    <w:p w14:paraId="399C7A7A" w14:textId="77777777" w:rsidR="002B15B8" w:rsidRDefault="00000000">
      <w:r>
        <w:t>The Loan shall be payable:</w:t>
      </w:r>
    </w:p>
    <w:tbl>
      <w:tblPr>
        <w:tblW w:w="9720" w:type="dxa"/>
        <w:jc w:val="center"/>
        <w:tblBorders>
          <w:top w:val="single" w:sz="5" w:space="0" w:color="B0B0B0"/>
          <w:left w:val="single" w:sz="5" w:space="0" w:color="B0B0B0"/>
          <w:bottom w:val="single" w:sz="5" w:space="0" w:color="B0B0B0"/>
          <w:right w:val="single" w:sz="5" w:space="0" w:color="B0B0B0"/>
          <w:insideH w:val="single" w:sz="5" w:space="0" w:color="B0B0B0"/>
          <w:insideV w:val="single" w:sz="5" w:space="0" w:color="B0B0B0"/>
        </w:tblBorders>
        <w:tblLayout w:type="fixed"/>
        <w:tblLook w:val="04A0" w:firstRow="1" w:lastRow="0" w:firstColumn="1" w:lastColumn="0" w:noHBand="0" w:noVBand="1"/>
      </w:tblPr>
      <w:tblGrid>
        <w:gridCol w:w="3096"/>
        <w:gridCol w:w="6624"/>
      </w:tblGrid>
      <w:tr w:rsidR="002B15B8" w14:paraId="397635DA" w14:textId="77777777">
        <w:trPr>
          <w:cantSplit/>
          <w:jc w:val="center"/>
        </w:trPr>
        <w:tc>
          <w:tcPr>
            <w:tcW w:w="3096" w:type="dxa"/>
            <w:shd w:val="clear" w:color="auto" w:fill="F2F2F2"/>
            <w:tcMar>
              <w:top w:w="75" w:type="dxa"/>
              <w:left w:w="95" w:type="dxa"/>
              <w:bottom w:w="75" w:type="dxa"/>
              <w:right w:w="95" w:type="dxa"/>
            </w:tcMar>
            <w:vAlign w:val="center"/>
          </w:tcPr>
          <w:p w14:paraId="43135D02" w14:textId="77777777" w:rsidR="002B15B8" w:rsidRDefault="00000000">
            <w:pPr>
              <w:pStyle w:val="PNField"/>
            </w:pPr>
            <w:r>
              <w:rPr>
                <w:b/>
              </w:rPr>
              <w:t>Payment Frequency</w:t>
            </w:r>
          </w:p>
        </w:tc>
        <w:tc>
          <w:tcPr>
            <w:tcW w:w="6624" w:type="dxa"/>
            <w:shd w:val="clear" w:color="auto" w:fill="FFFFFF"/>
            <w:tcMar>
              <w:top w:w="75" w:type="dxa"/>
              <w:left w:w="95" w:type="dxa"/>
              <w:bottom w:w="75" w:type="dxa"/>
              <w:right w:w="95" w:type="dxa"/>
            </w:tcMar>
            <w:vAlign w:val="center"/>
          </w:tcPr>
          <w:p w14:paraId="58E3E287" w14:textId="77777777" w:rsidR="002B15B8" w:rsidRDefault="00000000">
            <w:pPr>
              <w:pStyle w:val="PNField"/>
            </w:pPr>
            <w:r>
              <w:t>{Exact Approved Payment Frequency}</w:t>
            </w:r>
          </w:p>
        </w:tc>
      </w:tr>
      <w:tr w:rsidR="002B15B8" w14:paraId="391BD8DF" w14:textId="77777777">
        <w:trPr>
          <w:cantSplit/>
          <w:jc w:val="center"/>
        </w:trPr>
        <w:tc>
          <w:tcPr>
            <w:tcW w:w="3096" w:type="dxa"/>
            <w:shd w:val="clear" w:color="auto" w:fill="F2F2F2"/>
            <w:tcMar>
              <w:top w:w="75" w:type="dxa"/>
              <w:left w:w="95" w:type="dxa"/>
              <w:bottom w:w="75" w:type="dxa"/>
              <w:right w:w="95" w:type="dxa"/>
            </w:tcMar>
            <w:vAlign w:val="center"/>
          </w:tcPr>
          <w:p w14:paraId="06FCB9C0" w14:textId="77777777" w:rsidR="002B15B8" w:rsidRDefault="00000000">
            <w:pPr>
              <w:pStyle w:val="PNField"/>
            </w:pPr>
            <w:r>
              <w:rPr>
                <w:b/>
              </w:rPr>
              <w:t>Contractual Term</w:t>
            </w:r>
          </w:p>
        </w:tc>
        <w:tc>
          <w:tcPr>
            <w:tcW w:w="6624" w:type="dxa"/>
            <w:shd w:val="clear" w:color="auto" w:fill="FFFFFF"/>
            <w:tcMar>
              <w:top w:w="75" w:type="dxa"/>
              <w:left w:w="95" w:type="dxa"/>
              <w:bottom w:w="75" w:type="dxa"/>
              <w:right w:w="95" w:type="dxa"/>
            </w:tcMar>
            <w:vAlign w:val="center"/>
          </w:tcPr>
          <w:p w14:paraId="286EAE27" w14:textId="77777777" w:rsidR="002B15B8" w:rsidRDefault="00000000">
            <w:pPr>
              <w:pStyle w:val="PNField"/>
            </w:pPr>
            <w:r>
              <w:t>{Exact Approved Contractual Term}</w:t>
            </w:r>
          </w:p>
        </w:tc>
      </w:tr>
      <w:tr w:rsidR="002B15B8" w14:paraId="78690AC1" w14:textId="77777777">
        <w:trPr>
          <w:cantSplit/>
          <w:jc w:val="center"/>
        </w:trPr>
        <w:tc>
          <w:tcPr>
            <w:tcW w:w="3096" w:type="dxa"/>
            <w:shd w:val="clear" w:color="auto" w:fill="F2F2F2"/>
            <w:tcMar>
              <w:top w:w="75" w:type="dxa"/>
              <w:left w:w="95" w:type="dxa"/>
              <w:bottom w:w="75" w:type="dxa"/>
              <w:right w:w="95" w:type="dxa"/>
            </w:tcMar>
            <w:vAlign w:val="center"/>
          </w:tcPr>
          <w:p w14:paraId="7C5BC085" w14:textId="77777777" w:rsidR="002B15B8" w:rsidRDefault="00000000">
            <w:pPr>
              <w:pStyle w:val="PNField"/>
            </w:pPr>
            <w:r>
              <w:rPr>
                <w:b/>
              </w:rPr>
              <w:t>Number of Installments</w:t>
            </w:r>
          </w:p>
        </w:tc>
        <w:tc>
          <w:tcPr>
            <w:tcW w:w="6624" w:type="dxa"/>
            <w:shd w:val="clear" w:color="auto" w:fill="FFFFFF"/>
            <w:tcMar>
              <w:top w:w="75" w:type="dxa"/>
              <w:left w:w="95" w:type="dxa"/>
              <w:bottom w:w="75" w:type="dxa"/>
              <w:right w:w="95" w:type="dxa"/>
            </w:tcMar>
            <w:vAlign w:val="center"/>
          </w:tcPr>
          <w:p w14:paraId="66F5A287" w14:textId="77777777" w:rsidR="002B15B8" w:rsidRDefault="00000000">
            <w:pPr>
              <w:pStyle w:val="PNField"/>
            </w:pPr>
            <w:r>
              <w:t>{Exact Approved Installment Count}</w:t>
            </w:r>
          </w:p>
        </w:tc>
      </w:tr>
      <w:tr w:rsidR="002B15B8" w14:paraId="720AC142" w14:textId="77777777">
        <w:trPr>
          <w:cantSplit/>
          <w:jc w:val="center"/>
        </w:trPr>
        <w:tc>
          <w:tcPr>
            <w:tcW w:w="3096" w:type="dxa"/>
            <w:shd w:val="clear" w:color="auto" w:fill="F2F2F2"/>
            <w:tcMar>
              <w:top w:w="75" w:type="dxa"/>
              <w:left w:w="95" w:type="dxa"/>
              <w:bottom w:w="75" w:type="dxa"/>
              <w:right w:w="95" w:type="dxa"/>
            </w:tcMar>
            <w:vAlign w:val="center"/>
          </w:tcPr>
          <w:p w14:paraId="70CE75A9" w14:textId="77777777" w:rsidR="002B15B8" w:rsidRDefault="00000000">
            <w:pPr>
              <w:pStyle w:val="PNField"/>
            </w:pPr>
            <w:r>
              <w:rPr>
                <w:b/>
              </w:rPr>
              <w:t>Installment Amount</w:t>
            </w:r>
          </w:p>
        </w:tc>
        <w:tc>
          <w:tcPr>
            <w:tcW w:w="6624" w:type="dxa"/>
            <w:shd w:val="clear" w:color="auto" w:fill="FFFFFF"/>
            <w:tcMar>
              <w:top w:w="75" w:type="dxa"/>
              <w:left w:w="95" w:type="dxa"/>
              <w:bottom w:w="75" w:type="dxa"/>
              <w:right w:w="95" w:type="dxa"/>
            </w:tcMar>
            <w:vAlign w:val="center"/>
          </w:tcPr>
          <w:p w14:paraId="3B84D5CC" w14:textId="77777777" w:rsidR="002B15B8" w:rsidRDefault="00000000">
            <w:pPr>
              <w:pStyle w:val="PNField"/>
            </w:pPr>
            <w:r>
              <w:t>₱{Exact Agreed Installment Amount}</w:t>
            </w:r>
          </w:p>
        </w:tc>
      </w:tr>
      <w:tr w:rsidR="002B15B8" w14:paraId="4E4EF475" w14:textId="77777777">
        <w:trPr>
          <w:cantSplit/>
          <w:jc w:val="center"/>
        </w:trPr>
        <w:tc>
          <w:tcPr>
            <w:tcW w:w="3096" w:type="dxa"/>
            <w:shd w:val="clear" w:color="auto" w:fill="F2F2F2"/>
            <w:tcMar>
              <w:top w:w="75" w:type="dxa"/>
              <w:left w:w="95" w:type="dxa"/>
              <w:bottom w:w="75" w:type="dxa"/>
              <w:right w:w="95" w:type="dxa"/>
            </w:tcMar>
            <w:vAlign w:val="center"/>
          </w:tcPr>
          <w:p w14:paraId="21A4EC20" w14:textId="77777777" w:rsidR="002B15B8" w:rsidRDefault="00000000">
            <w:pPr>
              <w:pStyle w:val="PNField"/>
            </w:pPr>
            <w:r>
              <w:rPr>
                <w:b/>
              </w:rPr>
              <w:t>First Payment Date</w:t>
            </w:r>
          </w:p>
        </w:tc>
        <w:tc>
          <w:tcPr>
            <w:tcW w:w="6624" w:type="dxa"/>
            <w:shd w:val="clear" w:color="auto" w:fill="FFFFFF"/>
            <w:tcMar>
              <w:top w:w="75" w:type="dxa"/>
              <w:left w:w="95" w:type="dxa"/>
              <w:bottom w:w="75" w:type="dxa"/>
              <w:right w:w="95" w:type="dxa"/>
            </w:tcMar>
            <w:vAlign w:val="center"/>
          </w:tcPr>
          <w:p w14:paraId="4F0357DF" w14:textId="77777777" w:rsidR="002B15B8" w:rsidRDefault="00000000">
            <w:pPr>
              <w:pStyle w:val="PNField"/>
            </w:pPr>
            <w:r>
              <w:t>{Exact Approved First Payment Date}</w:t>
            </w:r>
          </w:p>
        </w:tc>
      </w:tr>
      <w:tr w:rsidR="002B15B8" w14:paraId="4042129E" w14:textId="77777777">
        <w:trPr>
          <w:cantSplit/>
          <w:jc w:val="center"/>
        </w:trPr>
        <w:tc>
          <w:tcPr>
            <w:tcW w:w="3096" w:type="dxa"/>
            <w:shd w:val="clear" w:color="auto" w:fill="F2F2F2"/>
            <w:tcMar>
              <w:top w:w="75" w:type="dxa"/>
              <w:left w:w="95" w:type="dxa"/>
              <w:bottom w:w="75" w:type="dxa"/>
              <w:right w:w="95" w:type="dxa"/>
            </w:tcMar>
            <w:vAlign w:val="center"/>
          </w:tcPr>
          <w:p w14:paraId="4604FC4D" w14:textId="77777777" w:rsidR="002B15B8" w:rsidRDefault="00000000">
            <w:pPr>
              <w:pStyle w:val="PNField"/>
            </w:pPr>
            <w:r>
              <w:rPr>
                <w:b/>
              </w:rPr>
              <w:t>Contractual Maturity</w:t>
            </w:r>
          </w:p>
        </w:tc>
        <w:tc>
          <w:tcPr>
            <w:tcW w:w="6624" w:type="dxa"/>
            <w:shd w:val="clear" w:color="auto" w:fill="FFFFFF"/>
            <w:tcMar>
              <w:top w:w="75" w:type="dxa"/>
              <w:left w:w="95" w:type="dxa"/>
              <w:bottom w:w="75" w:type="dxa"/>
              <w:right w:w="95" w:type="dxa"/>
            </w:tcMar>
            <w:vAlign w:val="center"/>
          </w:tcPr>
          <w:p w14:paraId="485000F8" w14:textId="77777777" w:rsidR="002B15B8" w:rsidRDefault="00000000">
            <w:pPr>
              <w:pStyle w:val="PNField"/>
            </w:pPr>
            <w:r>
              <w:t>{Exact Signed Contractual Maturity Date}</w:t>
            </w:r>
          </w:p>
        </w:tc>
      </w:tr>
    </w:tbl>
    <w:p w14:paraId="41D12026" w14:textId="77777777" w:rsidR="002B15B8" w:rsidRDefault="002B15B8">
      <w:pPr>
        <w:pStyle w:val="PNNote"/>
        <w:spacing w:after="0" w:line="40" w:lineRule="exact"/>
      </w:pPr>
    </w:p>
    <w:p w14:paraId="0ECB2919" w14:textId="77777777" w:rsidR="002B15B8" w:rsidRDefault="00000000">
      <w:r>
        <w:t>The Borrower shall make payments according to the complete Schedule of Payments issued by the Lender and signed with the same locked loan-document packet before release.</w:t>
      </w:r>
    </w:p>
    <w:p w14:paraId="22F46F03" w14:textId="77777777" w:rsidR="002B15B8" w:rsidRDefault="00000000">
      <w:pPr>
        <w:pStyle w:val="PNSection"/>
      </w:pPr>
      <w:r>
        <w:t>2. INTEREST</w:t>
      </w:r>
    </w:p>
    <w:tbl>
      <w:tblPr>
        <w:tblW w:w="9720" w:type="dxa"/>
        <w:jc w:val="center"/>
        <w:tblBorders>
          <w:top w:val="single" w:sz="5" w:space="0" w:color="B0B0B0"/>
          <w:left w:val="single" w:sz="5" w:space="0" w:color="B0B0B0"/>
          <w:bottom w:val="single" w:sz="5" w:space="0" w:color="B0B0B0"/>
          <w:right w:val="single" w:sz="5" w:space="0" w:color="B0B0B0"/>
          <w:insideH w:val="single" w:sz="5" w:space="0" w:color="B0B0B0"/>
          <w:insideV w:val="single" w:sz="5" w:space="0" w:color="B0B0B0"/>
        </w:tblBorders>
        <w:tblLayout w:type="fixed"/>
        <w:tblLook w:val="04A0" w:firstRow="1" w:lastRow="0" w:firstColumn="1" w:lastColumn="0" w:noHBand="0" w:noVBand="1"/>
      </w:tblPr>
      <w:tblGrid>
        <w:gridCol w:w="3096"/>
        <w:gridCol w:w="6624"/>
      </w:tblGrid>
      <w:tr w:rsidR="002B15B8" w14:paraId="5085B8DC" w14:textId="77777777">
        <w:trPr>
          <w:cantSplit/>
          <w:jc w:val="center"/>
        </w:trPr>
        <w:tc>
          <w:tcPr>
            <w:tcW w:w="3096" w:type="dxa"/>
            <w:shd w:val="clear" w:color="auto" w:fill="F2F2F2"/>
            <w:tcMar>
              <w:top w:w="75" w:type="dxa"/>
              <w:left w:w="95" w:type="dxa"/>
              <w:bottom w:w="75" w:type="dxa"/>
              <w:right w:w="95" w:type="dxa"/>
            </w:tcMar>
            <w:vAlign w:val="center"/>
          </w:tcPr>
          <w:p w14:paraId="16539225" w14:textId="77777777" w:rsidR="002B15B8" w:rsidRDefault="00000000">
            <w:pPr>
              <w:pStyle w:val="PNField"/>
            </w:pPr>
            <w:r>
              <w:rPr>
                <w:b/>
              </w:rPr>
              <w:t>Contractual Interest</w:t>
            </w:r>
          </w:p>
        </w:tc>
        <w:tc>
          <w:tcPr>
            <w:tcW w:w="6624" w:type="dxa"/>
            <w:shd w:val="clear" w:color="auto" w:fill="FFFFFF"/>
            <w:tcMar>
              <w:top w:w="75" w:type="dxa"/>
              <w:left w:w="95" w:type="dxa"/>
              <w:bottom w:w="75" w:type="dxa"/>
              <w:right w:w="95" w:type="dxa"/>
            </w:tcMar>
            <w:vAlign w:val="center"/>
          </w:tcPr>
          <w:p w14:paraId="1F1A56EE" w14:textId="77777777" w:rsidR="002B15B8" w:rsidRDefault="00000000">
            <w:pPr>
              <w:pStyle w:val="PNField"/>
            </w:pPr>
            <w:r>
              <w:t>{Exact Approved Rate and Period / Fixed Daily Interest Amount}</w:t>
            </w:r>
          </w:p>
        </w:tc>
      </w:tr>
      <w:tr w:rsidR="002B15B8" w14:paraId="0A7DB58F" w14:textId="77777777">
        <w:trPr>
          <w:cantSplit/>
          <w:jc w:val="center"/>
        </w:trPr>
        <w:tc>
          <w:tcPr>
            <w:tcW w:w="3096" w:type="dxa"/>
            <w:shd w:val="clear" w:color="auto" w:fill="F2F2F2"/>
            <w:tcMar>
              <w:top w:w="75" w:type="dxa"/>
              <w:left w:w="95" w:type="dxa"/>
              <w:bottom w:w="75" w:type="dxa"/>
              <w:right w:w="95" w:type="dxa"/>
            </w:tcMar>
            <w:vAlign w:val="center"/>
          </w:tcPr>
          <w:p w14:paraId="3511A5F1" w14:textId="77777777" w:rsidR="002B15B8" w:rsidRDefault="00000000">
            <w:pPr>
              <w:pStyle w:val="PNField"/>
            </w:pPr>
            <w:r>
              <w:rPr>
                <w:b/>
              </w:rPr>
              <w:t>Computation Method</w:t>
            </w:r>
          </w:p>
        </w:tc>
        <w:tc>
          <w:tcPr>
            <w:tcW w:w="6624" w:type="dxa"/>
            <w:shd w:val="clear" w:color="auto" w:fill="FFFFFF"/>
            <w:tcMar>
              <w:top w:w="75" w:type="dxa"/>
              <w:left w:w="95" w:type="dxa"/>
              <w:bottom w:w="75" w:type="dxa"/>
              <w:right w:w="95" w:type="dxa"/>
            </w:tcMar>
            <w:vAlign w:val="center"/>
          </w:tcPr>
          <w:p w14:paraId="0117D61D" w14:textId="77777777" w:rsidR="002B15B8" w:rsidRDefault="00000000">
            <w:pPr>
              <w:pStyle w:val="PNField"/>
            </w:pPr>
            <w:r>
              <w:t>{Exact Approved Interest Basis and Method}</w:t>
            </w:r>
          </w:p>
        </w:tc>
      </w:tr>
    </w:tbl>
    <w:p w14:paraId="13AAEA12" w14:textId="77777777" w:rsidR="002B15B8" w:rsidRDefault="002B15B8">
      <w:pPr>
        <w:pStyle w:val="PNNote"/>
        <w:spacing w:after="0" w:line="40" w:lineRule="exact"/>
      </w:pPr>
    </w:p>
    <w:p w14:paraId="1EE27F95" w14:textId="77777777" w:rsidR="002B15B8" w:rsidRDefault="00000000">
      <w:r>
        <w:t>The applicable interest computation method, rate or fixed daily interest amount, as applicable, and finance charges are stated in the Loan Disclosure Statement and Schedule of Payments.</w:t>
      </w:r>
    </w:p>
    <w:p w14:paraId="72453A73" w14:textId="77777777" w:rsidR="002B15B8" w:rsidRDefault="00000000">
      <w:r>
        <w:t>For a 7x7 Loan, contractual interest applies only through the signed contractual maturity, or earlier payoff as applicable. Any permitted post-maturity penalty is separate and must be expressly disclosed; it is not continuing contractual interest.</w:t>
      </w:r>
    </w:p>
    <w:p w14:paraId="64E042A0" w14:textId="39130246" w:rsidR="002B15B8" w:rsidRDefault="00000000">
      <w:r>
        <w:t xml:space="preserve">No interest, fee, penalty, or other charge shall be imposed unless expressly disclosed in the </w:t>
      </w:r>
      <w:ins w:id="3" w:author="Julie Marie Gabutero" w:date="2026-09-19T00:26:00Z" w16du:dateUtc="2026-09-18T16:26:00Z">
        <w:r w:rsidR="00D24CC2" w:rsidRPr="00D24CC2">
          <w:t>Loan Disclosure Statement, Cash Loan Agreement, Schedule of Payments, other applicable loan documents</w:t>
        </w:r>
      </w:ins>
      <w:del w:id="4" w:author="Julie Marie Gabutero" w:date="2026-09-19T00:26:00Z" w16du:dateUtc="2026-09-18T16:26:00Z">
        <w:r w:rsidDel="00D24CC2">
          <w:delText>applicable loan documents</w:delText>
        </w:r>
      </w:del>
      <w:r>
        <w:t xml:space="preserve"> and</w:t>
      </w:r>
      <w:ins w:id="5" w:author="Julie Marie Gabutero" w:date="2026-09-19T00:26:00Z" w16du:dateUtc="2026-09-18T16:26:00Z">
        <w:r w:rsidR="00D24CC2">
          <w:t xml:space="preserve"> as</w:t>
        </w:r>
      </w:ins>
      <w:r>
        <w:t xml:space="preserve"> permitted by law.</w:t>
      </w:r>
    </w:p>
    <w:p w14:paraId="0A68EB7D" w14:textId="77777777" w:rsidR="002B15B8" w:rsidRDefault="00000000">
      <w:pPr>
        <w:pStyle w:val="PNSection"/>
        <w:pageBreakBefore/>
      </w:pPr>
      <w:r>
        <w:lastRenderedPageBreak/>
        <w:t>3. PAYMENT AND UPDATED SCHEDULE</w:t>
      </w:r>
    </w:p>
    <w:p w14:paraId="761EDB72" w14:textId="0999B246" w:rsidR="002B15B8" w:rsidRDefault="00000000">
      <w:r>
        <w:t>The Borrower acknowledges that</w:t>
      </w:r>
      <w:del w:id="6" w:author="Julie Marie Gabutero" w:date="2026-09-19T00:27:00Z" w16du:dateUtc="2026-09-18T16:27:00Z">
        <w:r w:rsidDel="00D24CC2">
          <w:delText xml:space="preserve"> the</w:delText>
        </w:r>
      </w:del>
      <w:del w:id="7" w:author="Julie Marie Gabutero" w:date="2026-09-19T00:26:00Z" w16du:dateUtc="2026-09-18T16:26:00Z">
        <w:r w:rsidDel="00D24CC2">
          <w:delText xml:space="preserve"> </w:delText>
        </w:r>
      </w:del>
      <w:ins w:id="8" w:author="Julie Marie Gabutero" w:date="2026-09-17T20:41:00Z" w16du:dateUtc="2026-09-17T12:41:00Z">
        <w:r w:rsidR="008F7448" w:rsidRPr="008F7448">
          <w:t xml:space="preserve"> the LENDER shall maintain a current operational schedule reflecting actual payment performance</w:t>
        </w:r>
      </w:ins>
      <w:del w:id="9" w:author="Julie Marie Gabutero" w:date="2026-09-17T20:41:00Z" w16du:dateUtc="2026-09-17T12:41:00Z">
        <w:r w:rsidDel="008F7448">
          <w:delText>payment schedule may be updated based on actual payments received and posted by the Lender</w:delText>
        </w:r>
      </w:del>
      <w:r>
        <w:t>.</w:t>
      </w:r>
    </w:p>
    <w:p w14:paraId="18D597BB" w14:textId="161B856A" w:rsidR="002B15B8" w:rsidRDefault="008F7448" w:rsidP="00D24CC2">
      <w:pPr>
        <w:spacing w:after="0"/>
        <w:pPrChange w:id="10" w:author="Julie Marie Gabutero" w:date="2026-09-19T00:27:00Z" w16du:dateUtc="2026-09-18T16:27:00Z">
          <w:pPr/>
        </w:pPrChange>
      </w:pPr>
      <w:ins w:id="11" w:author="Julie Marie Gabutero" w:date="2026-09-17T20:42:00Z" w16du:dateUtc="2026-09-17T12:42:00Z">
        <w:r>
          <w:t xml:space="preserve">The current operational </w:t>
        </w:r>
      </w:ins>
      <w:del w:id="12" w:author="Julie Marie Gabutero" w:date="2026-09-17T20:42:00Z" w16du:dateUtc="2026-09-17T12:42:00Z">
        <w:r w:rsidDel="008F7448">
          <w:delText xml:space="preserve">An updated </w:delText>
        </w:r>
      </w:del>
      <w:r>
        <w:t>schedule</w:t>
      </w:r>
      <w:ins w:id="13" w:author="Julie Marie Gabutero" w:date="2026-09-17T20:42:00Z" w16du:dateUtc="2026-09-17T12:42:00Z">
        <w:r>
          <w:t xml:space="preserve"> shall</w:t>
        </w:r>
      </w:ins>
      <w:del w:id="14" w:author="Julie Marie Gabutero" w:date="2026-09-17T20:42:00Z" w16du:dateUtc="2026-09-17T12:42:00Z">
        <w:r w:rsidDel="008F7448">
          <w:delText xml:space="preserve"> may</w:delText>
        </w:r>
      </w:del>
      <w:r>
        <w:t xml:space="preserve"> reflect the Borrower's:</w:t>
      </w:r>
    </w:p>
    <w:p w14:paraId="552AA963" w14:textId="77777777" w:rsidR="002B15B8" w:rsidRDefault="00000000" w:rsidP="00D24CC2">
      <w:pPr>
        <w:pStyle w:val="PNBullet"/>
        <w:spacing w:after="0"/>
        <w:pPrChange w:id="15" w:author="Julie Marie Gabutero" w:date="2026-09-19T00:27:00Z" w16du:dateUtc="2026-09-18T16:27:00Z">
          <w:pPr>
            <w:pStyle w:val="PNBullet"/>
          </w:pPr>
        </w:pPrChange>
      </w:pPr>
      <w:r>
        <w:t>• partial payment;</w:t>
      </w:r>
    </w:p>
    <w:p w14:paraId="60B12D9A" w14:textId="77777777" w:rsidR="002B15B8" w:rsidRDefault="00000000" w:rsidP="00D24CC2">
      <w:pPr>
        <w:pStyle w:val="PNBullet"/>
        <w:spacing w:after="0"/>
        <w:pPrChange w:id="16" w:author="Julie Marie Gabutero" w:date="2026-09-19T00:27:00Z" w16du:dateUtc="2026-09-18T16:27:00Z">
          <w:pPr>
            <w:pStyle w:val="PNBullet"/>
          </w:pPr>
        </w:pPrChange>
      </w:pPr>
      <w:r>
        <w:t>• advance payment;</w:t>
      </w:r>
    </w:p>
    <w:p w14:paraId="082F69B4" w14:textId="77777777" w:rsidR="002B15B8" w:rsidRDefault="00000000" w:rsidP="00D24CC2">
      <w:pPr>
        <w:pStyle w:val="PNBullet"/>
        <w:spacing w:after="0"/>
        <w:pPrChange w:id="17" w:author="Julie Marie Gabutero" w:date="2026-09-19T00:27:00Z" w16du:dateUtc="2026-09-18T16:27:00Z">
          <w:pPr>
            <w:pStyle w:val="PNBullet"/>
          </w:pPr>
        </w:pPrChange>
      </w:pPr>
      <w:r>
        <w:t>• excess payment;</w:t>
      </w:r>
    </w:p>
    <w:p w14:paraId="1DF6E26E" w14:textId="77777777" w:rsidR="002B15B8" w:rsidRDefault="00000000" w:rsidP="00D24CC2">
      <w:pPr>
        <w:pStyle w:val="PNBullet"/>
        <w:spacing w:after="0"/>
        <w:pPrChange w:id="18" w:author="Julie Marie Gabutero" w:date="2026-09-19T00:27:00Z" w16du:dateUtc="2026-09-18T16:27:00Z">
          <w:pPr>
            <w:pStyle w:val="PNBullet"/>
          </w:pPr>
        </w:pPrChange>
      </w:pPr>
      <w:r>
        <w:t>• late payment;</w:t>
      </w:r>
    </w:p>
    <w:p w14:paraId="235946BE" w14:textId="77777777" w:rsidR="002B15B8" w:rsidRDefault="00000000" w:rsidP="00D24CC2">
      <w:pPr>
        <w:pStyle w:val="PNBullet"/>
        <w:spacing w:after="0"/>
        <w:pPrChange w:id="19" w:author="Julie Marie Gabutero" w:date="2026-09-19T00:27:00Z" w16du:dateUtc="2026-09-18T16:27:00Z">
          <w:pPr>
            <w:pStyle w:val="PNBullet"/>
          </w:pPr>
        </w:pPrChange>
      </w:pPr>
      <w:r>
        <w:t>• missed payment; or</w:t>
      </w:r>
    </w:p>
    <w:p w14:paraId="32FBA404" w14:textId="77777777" w:rsidR="002B15B8" w:rsidRDefault="00000000" w:rsidP="00D24CC2">
      <w:pPr>
        <w:pStyle w:val="PNBullet"/>
      </w:pPr>
      <w:r>
        <w:t>• subsequent payment after default.</w:t>
      </w:r>
    </w:p>
    <w:p w14:paraId="7AD001BF" w14:textId="6D0C8BA2" w:rsidR="002B15B8" w:rsidRDefault="00000000">
      <w:r>
        <w:t>The current operational schedule may change succeeding payment dates, the remaining number of scheduled collection dates/installments, outstanding balance, and Current Operational Finish based on actual posted transactions. It shall not, by itself, amend the signed principal, contractual interest method or basis, agreed installment amount, fees, or other material terms, except for a mathematically reduced final installment or another result expressly permitted by the signed Schedule of Payments and applicable law.</w:t>
      </w:r>
    </w:p>
    <w:p w14:paraId="18DFE37E" w14:textId="6F2E79D3" w:rsidR="002B15B8" w:rsidRDefault="00000000">
      <w:r>
        <w:t>Such update merely reflects actual payment transactions and does not</w:t>
      </w:r>
      <w:ins w:id="20" w:author="Julie Marie Gabutero" w:date="2026-09-17T20:43:00Z" w16du:dateUtc="2026-09-17T12:43:00Z">
        <w:r w:rsidR="00EF0B10">
          <w:t xml:space="preserve"> </w:t>
        </w:r>
      </w:ins>
      <w:ins w:id="21" w:author="Julie Marie Gabutero" w:date="2026-09-17T20:44:00Z" w16du:dateUtc="2026-09-17T12:44:00Z">
        <w:r w:rsidR="00EF0B10">
          <w:t>constitute a novation or</w:t>
        </w:r>
      </w:ins>
      <w:r>
        <w:t>, by itself, amend the original principal amount, interest rate, fees, or other material terms of the Loan.</w:t>
      </w:r>
    </w:p>
    <w:p w14:paraId="602709DA" w14:textId="77777777" w:rsidR="002B15B8" w:rsidRDefault="00000000">
      <w:r>
        <w:t>Contractual Maturity remains the signed contractual reference; Current Operational Finish describes the current servicing endpoint.</w:t>
      </w:r>
    </w:p>
    <w:p w14:paraId="54B1C90F" w14:textId="48A55F33" w:rsidR="002B15B8" w:rsidRDefault="00000000">
      <w:pPr>
        <w:pStyle w:val="PNSection"/>
      </w:pPr>
      <w:r>
        <w:t xml:space="preserve">4. APPLICATION </w:t>
      </w:r>
      <w:ins w:id="22" w:author="Julie Marie Gabutero" w:date="2026-09-17T20:45:00Z" w16du:dateUtc="2026-09-17T12:45:00Z">
        <w:r w:rsidR="00EF0B10">
          <w:t xml:space="preserve">AND POSTING </w:t>
        </w:r>
      </w:ins>
      <w:r>
        <w:t>OF PAYMENTS</w:t>
      </w:r>
    </w:p>
    <w:p w14:paraId="437B2E9F" w14:textId="7935BD40" w:rsidR="002B15B8" w:rsidRDefault="00000000">
      <w:r>
        <w:t xml:space="preserve">Unless otherwise required by law, payments shall be applied according to the product-specific allocation method stated in the </w:t>
      </w:r>
      <w:ins w:id="23" w:author="Julie Marie Gabutero" w:date="2026-09-17T20:45:00Z" w16du:dateUtc="2026-09-17T12:45:00Z">
        <w:r w:rsidR="00EF0B10">
          <w:t xml:space="preserve">Cash Loan Agreement, </w:t>
        </w:r>
      </w:ins>
      <w:r>
        <w:t>Loan Disclosure Statement and Schedule of Payments, which form part of this Promissory Note.</w:t>
      </w:r>
    </w:p>
    <w:p w14:paraId="67B8725C" w14:textId="77777777" w:rsidR="002B15B8" w:rsidRDefault="00000000">
      <w:pPr>
        <w:pStyle w:val="PNSection"/>
      </w:pPr>
      <w:r>
        <w:t>5. LATE PAYMENT AND DEFAULT</w:t>
      </w:r>
    </w:p>
    <w:p w14:paraId="2A082324" w14:textId="21EDD388" w:rsidR="002B15B8" w:rsidRDefault="00000000">
      <w:r>
        <w:t>If the Borrower fails to pay any amount when due, the unpaid amount may be subject to the late payment charge stated in the</w:t>
      </w:r>
      <w:ins w:id="24" w:author="Julie Marie Gabutero" w:date="2026-09-17T20:46:00Z" w16du:dateUtc="2026-09-17T12:46:00Z">
        <w:r w:rsidR="00EF0B10">
          <w:t xml:space="preserve"> C</w:t>
        </w:r>
      </w:ins>
      <w:ins w:id="25" w:author="Julie Marie Gabutero" w:date="2026-09-17T20:47:00Z" w16du:dateUtc="2026-09-17T12:47:00Z">
        <w:r w:rsidR="00EF0B10">
          <w:t>ash</w:t>
        </w:r>
      </w:ins>
      <w:r>
        <w:t xml:space="preserve"> </w:t>
      </w:r>
      <w:ins w:id="26" w:author="Julie Marie Gabutero" w:date="2026-09-17T20:46:00Z" w16du:dateUtc="2026-09-17T12:46:00Z">
        <w:r w:rsidR="00EF0B10">
          <w:t xml:space="preserve">Loan Agreement and </w:t>
        </w:r>
      </w:ins>
      <w:r>
        <w:t>Loan Disclosure Statement, provided that such charge is lawful.</w:t>
      </w:r>
    </w:p>
    <w:tbl>
      <w:tblPr>
        <w:tblW w:w="9720" w:type="dxa"/>
        <w:jc w:val="center"/>
        <w:tblBorders>
          <w:top w:val="single" w:sz="5" w:space="0" w:color="B0B0B0"/>
          <w:left w:val="single" w:sz="5" w:space="0" w:color="B0B0B0"/>
          <w:bottom w:val="single" w:sz="5" w:space="0" w:color="B0B0B0"/>
          <w:right w:val="single" w:sz="5" w:space="0" w:color="B0B0B0"/>
          <w:insideH w:val="single" w:sz="5" w:space="0" w:color="B0B0B0"/>
          <w:insideV w:val="single" w:sz="5" w:space="0" w:color="B0B0B0"/>
        </w:tblBorders>
        <w:tblLayout w:type="fixed"/>
        <w:tblLook w:val="04A0" w:firstRow="1" w:lastRow="0" w:firstColumn="1" w:lastColumn="0" w:noHBand="0" w:noVBand="1"/>
      </w:tblPr>
      <w:tblGrid>
        <w:gridCol w:w="3096"/>
        <w:gridCol w:w="6624"/>
      </w:tblGrid>
      <w:tr w:rsidR="002B15B8" w14:paraId="47F6511E" w14:textId="77777777">
        <w:trPr>
          <w:cantSplit/>
          <w:jc w:val="center"/>
        </w:trPr>
        <w:tc>
          <w:tcPr>
            <w:tcW w:w="3096" w:type="dxa"/>
            <w:shd w:val="clear" w:color="auto" w:fill="F2F2F2"/>
            <w:tcMar>
              <w:top w:w="75" w:type="dxa"/>
              <w:left w:w="95" w:type="dxa"/>
              <w:bottom w:w="75" w:type="dxa"/>
              <w:right w:w="95" w:type="dxa"/>
            </w:tcMar>
            <w:vAlign w:val="center"/>
          </w:tcPr>
          <w:p w14:paraId="1538EF40" w14:textId="77777777" w:rsidR="002B15B8" w:rsidRDefault="00000000">
            <w:pPr>
              <w:pStyle w:val="PNField"/>
            </w:pPr>
            <w:r>
              <w:rPr>
                <w:b/>
              </w:rPr>
              <w:t>Late / Default Charge</w:t>
            </w:r>
          </w:p>
        </w:tc>
        <w:tc>
          <w:tcPr>
            <w:tcW w:w="6624" w:type="dxa"/>
            <w:shd w:val="clear" w:color="auto" w:fill="FFFFFF"/>
            <w:tcMar>
              <w:top w:w="75" w:type="dxa"/>
              <w:left w:w="95" w:type="dxa"/>
              <w:bottom w:w="75" w:type="dxa"/>
              <w:right w:w="95" w:type="dxa"/>
            </w:tcMar>
            <w:vAlign w:val="center"/>
          </w:tcPr>
          <w:p w14:paraId="443F358E" w14:textId="77777777" w:rsidR="002B15B8" w:rsidRDefault="00000000">
            <w:pPr>
              <w:pStyle w:val="PNField"/>
            </w:pPr>
            <w:r>
              <w:t>{Exact Locked Charge Display from the Loan Disclosure Statement}</w:t>
            </w:r>
          </w:p>
        </w:tc>
      </w:tr>
    </w:tbl>
    <w:p w14:paraId="4F92BF25" w14:textId="77777777" w:rsidR="002B15B8" w:rsidRDefault="002B15B8">
      <w:pPr>
        <w:pStyle w:val="PNNote"/>
        <w:spacing w:after="0" w:line="40" w:lineRule="exact"/>
      </w:pPr>
    </w:p>
    <w:p w14:paraId="4BBBC0B6" w14:textId="77777777" w:rsidR="002B15B8" w:rsidRDefault="00000000">
      <w:pPr>
        <w:pStyle w:val="PNNote"/>
      </w:pPr>
      <w:r>
        <w:t>Template rule: print None / ₱0.00 when no charge applies. Otherwise print only the exact approved lawful charge, including its calculation basis, rate/amount and applicable period. No blank day/week/month choices appear in the issued Note.</w:t>
      </w:r>
    </w:p>
    <w:p w14:paraId="7CDCF0E3" w14:textId="05AAF5F4" w:rsidR="002B15B8" w:rsidRDefault="00000000">
      <w:r>
        <w:t>Upon default, the Lender may exercise the remedies provided under the Loan Agreement and applicable law, including demand for payment, collection proceedings, and lawful acceleration of the outstanding obligation</w:t>
      </w:r>
      <w:ins w:id="27" w:author="Julie Marie Gabutero" w:date="2026-09-19T00:31:00Z" w16du:dateUtc="2026-09-18T16:31:00Z">
        <w:r w:rsidR="004E35F3">
          <w:t xml:space="preserve"> </w:t>
        </w:r>
        <w:r w:rsidR="004E35F3" w:rsidRPr="004E35F3">
          <w:t>subject to any notice, demand, grace period, limitation, or other requirement imposed by the Loan Agreement or applicable law</w:t>
        </w:r>
      </w:ins>
      <w:r>
        <w:t>.</w:t>
      </w:r>
    </w:p>
    <w:p w14:paraId="43122E73" w14:textId="77777777" w:rsidR="002B15B8" w:rsidRDefault="00000000">
      <w:pPr>
        <w:pStyle w:val="PNSection"/>
      </w:pPr>
      <w:r>
        <w:t>6. PREPAYMENT</w:t>
      </w:r>
    </w:p>
    <w:p w14:paraId="2B8CC087" w14:textId="77777777" w:rsidR="002B15B8" w:rsidRDefault="00000000">
      <w:r>
        <w:t>The Borrower may prepay all or part of the outstanding Loan in accordance with the Loan Agreement and applicable law.</w:t>
      </w:r>
    </w:p>
    <w:tbl>
      <w:tblPr>
        <w:tblW w:w="9720" w:type="dxa"/>
        <w:jc w:val="center"/>
        <w:tblBorders>
          <w:top w:val="single" w:sz="5" w:space="0" w:color="B0B0B0"/>
          <w:left w:val="single" w:sz="5" w:space="0" w:color="B0B0B0"/>
          <w:bottom w:val="single" w:sz="5" w:space="0" w:color="B0B0B0"/>
          <w:right w:val="single" w:sz="5" w:space="0" w:color="B0B0B0"/>
          <w:insideH w:val="single" w:sz="5" w:space="0" w:color="B0B0B0"/>
          <w:insideV w:val="single" w:sz="5" w:space="0" w:color="B0B0B0"/>
        </w:tblBorders>
        <w:tblLayout w:type="fixed"/>
        <w:tblLook w:val="04A0" w:firstRow="1" w:lastRow="0" w:firstColumn="1" w:lastColumn="0" w:noHBand="0" w:noVBand="1"/>
      </w:tblPr>
      <w:tblGrid>
        <w:gridCol w:w="3096"/>
        <w:gridCol w:w="6624"/>
      </w:tblGrid>
      <w:tr w:rsidR="002B15B8" w14:paraId="021C47AE" w14:textId="77777777">
        <w:trPr>
          <w:cantSplit/>
          <w:jc w:val="center"/>
        </w:trPr>
        <w:tc>
          <w:tcPr>
            <w:tcW w:w="3096" w:type="dxa"/>
            <w:shd w:val="clear" w:color="auto" w:fill="F2F2F2"/>
            <w:tcMar>
              <w:top w:w="75" w:type="dxa"/>
              <w:left w:w="95" w:type="dxa"/>
              <w:bottom w:w="75" w:type="dxa"/>
              <w:right w:w="95" w:type="dxa"/>
            </w:tcMar>
            <w:vAlign w:val="center"/>
          </w:tcPr>
          <w:p w14:paraId="51C2D136" w14:textId="77777777" w:rsidR="002B15B8" w:rsidRDefault="00000000">
            <w:pPr>
              <w:pStyle w:val="PNField"/>
            </w:pPr>
            <w:r>
              <w:rPr>
                <w:b/>
              </w:rPr>
              <w:t>Prepayment Charge</w:t>
            </w:r>
          </w:p>
        </w:tc>
        <w:tc>
          <w:tcPr>
            <w:tcW w:w="6624" w:type="dxa"/>
            <w:shd w:val="clear" w:color="auto" w:fill="FFFFFF"/>
            <w:tcMar>
              <w:top w:w="75" w:type="dxa"/>
              <w:left w:w="95" w:type="dxa"/>
              <w:bottom w:w="75" w:type="dxa"/>
              <w:right w:w="95" w:type="dxa"/>
            </w:tcMar>
            <w:vAlign w:val="center"/>
          </w:tcPr>
          <w:p w14:paraId="39E0DA1C" w14:textId="77777777" w:rsidR="002B15B8" w:rsidRDefault="00000000">
            <w:pPr>
              <w:pStyle w:val="PNField"/>
            </w:pPr>
            <w:r>
              <w:t>{Exact Locked Prepayment Charge Display from the Disclosure}</w:t>
            </w:r>
          </w:p>
        </w:tc>
      </w:tr>
    </w:tbl>
    <w:p w14:paraId="11F69A15" w14:textId="77777777" w:rsidR="002B15B8" w:rsidRDefault="002B15B8">
      <w:pPr>
        <w:pStyle w:val="PNNote"/>
        <w:spacing w:after="0" w:line="40" w:lineRule="exact"/>
      </w:pPr>
    </w:p>
    <w:p w14:paraId="3C81D021" w14:textId="77777777" w:rsidR="002B15B8" w:rsidRDefault="00000000">
      <w:pPr>
        <w:pStyle w:val="PNNote"/>
      </w:pPr>
      <w:r>
        <w:t>Template rule: print None / ₱0.00 unless a specific lawful charge is approved and disclosed. This display must match the same locked Loan Disclosure Statement.</w:t>
      </w:r>
    </w:p>
    <w:p w14:paraId="5B1A4AD1" w14:textId="77777777" w:rsidR="002B15B8" w:rsidRDefault="00000000">
      <w:pPr>
        <w:pStyle w:val="PNSection"/>
      </w:pPr>
      <w:r>
        <w:t>7. INCORPORATION OF LOAN DOCUMENTS</w:t>
      </w:r>
    </w:p>
    <w:p w14:paraId="1AB5230C" w14:textId="77777777" w:rsidR="002B15B8" w:rsidRDefault="00000000">
      <w:r>
        <w:t>This Promissory Note shall be read together with and shall form part of the following documents:</w:t>
      </w:r>
    </w:p>
    <w:p w14:paraId="320E4526" w14:textId="77777777" w:rsidR="002B15B8" w:rsidRDefault="00000000">
      <w:pPr>
        <w:pStyle w:val="PNBullet"/>
      </w:pPr>
      <w:r>
        <w:t>a. Cash Loan Agreement;</w:t>
      </w:r>
    </w:p>
    <w:p w14:paraId="687F88B6" w14:textId="77777777" w:rsidR="002B15B8" w:rsidRDefault="00000000">
      <w:pPr>
        <w:pStyle w:val="PNBullet"/>
      </w:pPr>
      <w:r>
        <w:t>b. Loan Disclosure Statement;</w:t>
      </w:r>
    </w:p>
    <w:p w14:paraId="7FAC9A03" w14:textId="77777777" w:rsidR="002B15B8" w:rsidRDefault="00000000">
      <w:pPr>
        <w:pStyle w:val="PNBullet"/>
      </w:pPr>
      <w:r>
        <w:t>c. complete signed Schedule of Payments, including continuation pages; and</w:t>
      </w:r>
    </w:p>
    <w:p w14:paraId="1B9D5483" w14:textId="77777777" w:rsidR="002B15B8" w:rsidRDefault="00000000">
      <w:pPr>
        <w:pStyle w:val="PNBullet"/>
      </w:pPr>
      <w:r>
        <w:t>d. other documents expressly incorporated into the Loan transaction.</w:t>
      </w:r>
    </w:p>
    <w:p w14:paraId="7DBFDCF5" w14:textId="77777777" w:rsidR="002B15B8" w:rsidRDefault="00000000">
      <w:r>
        <w:t>In case of inconsistency, the provision required by applicable law shall prevail.</w:t>
      </w:r>
    </w:p>
    <w:p w14:paraId="448CAC1F" w14:textId="77777777" w:rsidR="002B15B8" w:rsidRDefault="00000000">
      <w:pPr>
        <w:pStyle w:val="PNSection"/>
        <w:pageBreakBefore/>
      </w:pPr>
      <w:r>
        <w:lastRenderedPageBreak/>
        <w:t>8. BORROWER'S ACKNOWLEDGMENT</w:t>
      </w:r>
    </w:p>
    <w:p w14:paraId="63B40AAF" w14:textId="37F71F21" w:rsidR="002B15B8" w:rsidRDefault="00000000">
      <w:r>
        <w:t xml:space="preserve">The Borrower acknowledges receipt of a copy of this Promissory Note, the Loan Disclosure Statement, and the Schedule of Payments and confirms that the material terms </w:t>
      </w:r>
      <w:ins w:id="28" w:author="Julie Marie Gabutero" w:date="2026-09-19T00:35:00Z" w16du:dateUtc="2026-09-18T16:35:00Z">
        <w:r w:rsidR="004E35F3" w:rsidRPr="004E35F3">
          <w:t>applicable interest, fees, charges, and payment obligations have been disclosed in the applicable loan documents</w:t>
        </w:r>
      </w:ins>
      <w:del w:id="29" w:author="Julie Marie Gabutero" w:date="2026-09-19T00:35:00Z" w16du:dateUtc="2026-09-18T16:35:00Z">
        <w:r w:rsidDel="004E35F3">
          <w:delText>and charges of the Loan have been disclosed</w:delText>
        </w:r>
      </w:del>
      <w:r>
        <w:t>.</w:t>
      </w:r>
    </w:p>
    <w:p w14:paraId="0D0ACB39" w14:textId="77777777" w:rsidR="002B15B8" w:rsidRDefault="00000000">
      <w:r>
        <w:t>The Borrower further confirms that the Loan is for a lawful purpose and that the information supplied to the Lender is true and correct.</w:t>
      </w:r>
    </w:p>
    <w:p w14:paraId="7222EF8B" w14:textId="77777777" w:rsidR="002B15B8" w:rsidRDefault="00000000">
      <w:r>
        <w:t>IN WITNESS WHEREOF, the Borrower has signed this Promissory Note on the date and place first above written.</w:t>
      </w:r>
    </w:p>
    <w:p w14:paraId="414C9D49" w14:textId="77777777" w:rsidR="002B15B8" w:rsidRDefault="00000000">
      <w:pPr>
        <w:pStyle w:val="PNSubhead"/>
      </w:pPr>
      <w:r>
        <w:t>BORROWER</w:t>
      </w:r>
    </w:p>
    <w:tbl>
      <w:tblPr>
        <w:tblW w:w="9720" w:type="dxa"/>
        <w:jc w:val="center"/>
        <w:tblBorders>
          <w:top w:val="single" w:sz="5" w:space="0" w:color="B0B0B0"/>
          <w:left w:val="single" w:sz="5" w:space="0" w:color="B0B0B0"/>
          <w:bottom w:val="single" w:sz="5" w:space="0" w:color="B0B0B0"/>
          <w:right w:val="single" w:sz="5" w:space="0" w:color="B0B0B0"/>
          <w:insideH w:val="single" w:sz="5" w:space="0" w:color="B0B0B0"/>
          <w:insideV w:val="single" w:sz="5" w:space="0" w:color="B0B0B0"/>
        </w:tblBorders>
        <w:tblLayout w:type="fixed"/>
        <w:tblLook w:val="04A0" w:firstRow="1" w:lastRow="0" w:firstColumn="1" w:lastColumn="0" w:noHBand="0" w:noVBand="1"/>
      </w:tblPr>
      <w:tblGrid>
        <w:gridCol w:w="3096"/>
        <w:gridCol w:w="6624"/>
      </w:tblGrid>
      <w:tr w:rsidR="002B15B8" w14:paraId="51C9CDE9" w14:textId="77777777">
        <w:trPr>
          <w:cantSplit/>
          <w:jc w:val="center"/>
        </w:trPr>
        <w:tc>
          <w:tcPr>
            <w:tcW w:w="3096" w:type="dxa"/>
            <w:shd w:val="clear" w:color="auto" w:fill="F2F2F2"/>
            <w:tcMar>
              <w:top w:w="75" w:type="dxa"/>
              <w:left w:w="95" w:type="dxa"/>
              <w:bottom w:w="75" w:type="dxa"/>
              <w:right w:w="95" w:type="dxa"/>
            </w:tcMar>
            <w:vAlign w:val="center"/>
          </w:tcPr>
          <w:p w14:paraId="333AC1AD" w14:textId="77777777" w:rsidR="002B15B8" w:rsidRDefault="00000000">
            <w:pPr>
              <w:pStyle w:val="PNField"/>
            </w:pPr>
            <w:r>
              <w:rPr>
                <w:b/>
              </w:rPr>
              <w:t>Printed Name</w:t>
            </w:r>
          </w:p>
        </w:tc>
        <w:tc>
          <w:tcPr>
            <w:tcW w:w="6624" w:type="dxa"/>
            <w:shd w:val="clear" w:color="auto" w:fill="FFFFFF"/>
            <w:tcMar>
              <w:top w:w="75" w:type="dxa"/>
              <w:left w:w="95" w:type="dxa"/>
              <w:bottom w:w="75" w:type="dxa"/>
              <w:right w:w="95" w:type="dxa"/>
            </w:tcMar>
            <w:vAlign w:val="center"/>
          </w:tcPr>
          <w:p w14:paraId="7024E09D" w14:textId="77777777" w:rsidR="002B15B8" w:rsidRDefault="00000000">
            <w:pPr>
              <w:pStyle w:val="PNField"/>
            </w:pPr>
            <w:r>
              <w:t>{Verified Borrower Full Name}</w:t>
            </w:r>
          </w:p>
        </w:tc>
      </w:tr>
      <w:tr w:rsidR="002B15B8" w14:paraId="3291ED26" w14:textId="77777777">
        <w:trPr>
          <w:cantSplit/>
          <w:jc w:val="center"/>
        </w:trPr>
        <w:tc>
          <w:tcPr>
            <w:tcW w:w="3096" w:type="dxa"/>
            <w:shd w:val="clear" w:color="auto" w:fill="F2F2F2"/>
            <w:tcMar>
              <w:top w:w="75" w:type="dxa"/>
              <w:left w:w="95" w:type="dxa"/>
              <w:bottom w:w="75" w:type="dxa"/>
              <w:right w:w="95" w:type="dxa"/>
            </w:tcMar>
            <w:vAlign w:val="center"/>
          </w:tcPr>
          <w:p w14:paraId="45ED4C9E" w14:textId="77777777" w:rsidR="002B15B8" w:rsidRDefault="00000000">
            <w:pPr>
              <w:pStyle w:val="PNField"/>
            </w:pPr>
            <w:r>
              <w:rPr>
                <w:b/>
              </w:rPr>
              <w:t>Signature</w:t>
            </w:r>
          </w:p>
        </w:tc>
        <w:tc>
          <w:tcPr>
            <w:tcW w:w="6624" w:type="dxa"/>
            <w:shd w:val="clear" w:color="auto" w:fill="FFFFFF"/>
            <w:tcMar>
              <w:top w:w="75" w:type="dxa"/>
              <w:left w:w="95" w:type="dxa"/>
              <w:bottom w:w="75" w:type="dxa"/>
              <w:right w:w="95" w:type="dxa"/>
            </w:tcMar>
            <w:vAlign w:val="center"/>
          </w:tcPr>
          <w:p w14:paraId="3BA13598" w14:textId="77777777" w:rsidR="002B15B8" w:rsidRDefault="00000000">
            <w:pPr>
              <w:pStyle w:val="PNField"/>
            </w:pPr>
            <w:r>
              <w:br/>
              <w:t>________________________________________</w:t>
            </w:r>
          </w:p>
        </w:tc>
      </w:tr>
      <w:tr w:rsidR="002B15B8" w14:paraId="3A1DBBE7" w14:textId="77777777">
        <w:trPr>
          <w:cantSplit/>
          <w:jc w:val="center"/>
        </w:trPr>
        <w:tc>
          <w:tcPr>
            <w:tcW w:w="3096" w:type="dxa"/>
            <w:shd w:val="clear" w:color="auto" w:fill="F2F2F2"/>
            <w:tcMar>
              <w:top w:w="75" w:type="dxa"/>
              <w:left w:w="95" w:type="dxa"/>
              <w:bottom w:w="75" w:type="dxa"/>
              <w:right w:w="95" w:type="dxa"/>
            </w:tcMar>
            <w:vAlign w:val="center"/>
          </w:tcPr>
          <w:p w14:paraId="234397FC" w14:textId="77777777" w:rsidR="002B15B8" w:rsidRDefault="00000000">
            <w:pPr>
              <w:pStyle w:val="PNField"/>
            </w:pPr>
            <w:r>
              <w:rPr>
                <w:b/>
              </w:rPr>
              <w:t>Date Signed</w:t>
            </w:r>
          </w:p>
        </w:tc>
        <w:tc>
          <w:tcPr>
            <w:tcW w:w="6624" w:type="dxa"/>
            <w:shd w:val="clear" w:color="auto" w:fill="FFFFFF"/>
            <w:tcMar>
              <w:top w:w="75" w:type="dxa"/>
              <w:left w:w="95" w:type="dxa"/>
              <w:bottom w:w="75" w:type="dxa"/>
              <w:right w:w="95" w:type="dxa"/>
            </w:tcMar>
            <w:vAlign w:val="center"/>
          </w:tcPr>
          <w:p w14:paraId="732A5577" w14:textId="77777777" w:rsidR="002B15B8" w:rsidRDefault="00000000">
            <w:pPr>
              <w:pStyle w:val="PNField"/>
            </w:pPr>
            <w:r>
              <w:t>________________________________________</w:t>
            </w:r>
          </w:p>
        </w:tc>
      </w:tr>
    </w:tbl>
    <w:p w14:paraId="21BE688F" w14:textId="77777777" w:rsidR="002B15B8" w:rsidRDefault="002B15B8">
      <w:pPr>
        <w:pStyle w:val="PNNote"/>
        <w:spacing w:after="0" w:line="40" w:lineRule="exact"/>
      </w:pPr>
    </w:p>
    <w:p w14:paraId="20BDEF0C" w14:textId="77777777" w:rsidR="002B15B8" w:rsidRDefault="00000000">
      <w:pPr>
        <w:pStyle w:val="PNNote"/>
      </w:pPr>
      <w:r>
        <w:t>The signature and date above are completed by the Borrower for wet signing. Where an approved electronic-signature workflow is used, SPINA must link its evidence to this exact document version. Do not fabricate a signature or treat upload time as the actual signing time.</w:t>
      </w:r>
    </w:p>
    <w:p w14:paraId="31886292" w14:textId="77777777" w:rsidR="002B15B8" w:rsidRDefault="00000000">
      <w:pPr>
        <w:pStyle w:val="PNSubhead"/>
      </w:pPr>
      <w:r>
        <w:t>LENDER — SYSTEM-GENERATED EXECUTION RECORD</w:t>
      </w:r>
    </w:p>
    <w:tbl>
      <w:tblPr>
        <w:tblW w:w="9720" w:type="dxa"/>
        <w:jc w:val="center"/>
        <w:tblBorders>
          <w:top w:val="single" w:sz="5" w:space="0" w:color="B0B0B0"/>
          <w:left w:val="single" w:sz="5" w:space="0" w:color="B0B0B0"/>
          <w:bottom w:val="single" w:sz="5" w:space="0" w:color="B0B0B0"/>
          <w:right w:val="single" w:sz="5" w:space="0" w:color="B0B0B0"/>
          <w:insideH w:val="single" w:sz="5" w:space="0" w:color="B0B0B0"/>
          <w:insideV w:val="single" w:sz="5" w:space="0" w:color="B0B0B0"/>
        </w:tblBorders>
        <w:tblLayout w:type="fixed"/>
        <w:tblLook w:val="04A0" w:firstRow="1" w:lastRow="0" w:firstColumn="1" w:lastColumn="0" w:noHBand="0" w:noVBand="1"/>
      </w:tblPr>
      <w:tblGrid>
        <w:gridCol w:w="3096"/>
        <w:gridCol w:w="6624"/>
      </w:tblGrid>
      <w:tr w:rsidR="002B15B8" w14:paraId="5189D45C" w14:textId="77777777">
        <w:trPr>
          <w:cantSplit/>
          <w:jc w:val="center"/>
        </w:trPr>
        <w:tc>
          <w:tcPr>
            <w:tcW w:w="3096" w:type="dxa"/>
            <w:shd w:val="clear" w:color="auto" w:fill="F2F2F2"/>
            <w:tcMar>
              <w:top w:w="75" w:type="dxa"/>
              <w:left w:w="95" w:type="dxa"/>
              <w:bottom w:w="75" w:type="dxa"/>
              <w:right w:w="95" w:type="dxa"/>
            </w:tcMar>
            <w:vAlign w:val="center"/>
          </w:tcPr>
          <w:p w14:paraId="583A5241" w14:textId="77777777" w:rsidR="002B15B8" w:rsidRDefault="00000000">
            <w:pPr>
              <w:pStyle w:val="PNField"/>
            </w:pPr>
            <w:r>
              <w:rPr>
                <w:b/>
              </w:rPr>
              <w:t>Lender</w:t>
            </w:r>
          </w:p>
        </w:tc>
        <w:tc>
          <w:tcPr>
            <w:tcW w:w="6624" w:type="dxa"/>
            <w:shd w:val="clear" w:color="auto" w:fill="FFFFFF"/>
            <w:tcMar>
              <w:top w:w="75" w:type="dxa"/>
              <w:left w:w="95" w:type="dxa"/>
              <w:bottom w:w="75" w:type="dxa"/>
              <w:right w:w="95" w:type="dxa"/>
            </w:tcMar>
            <w:vAlign w:val="center"/>
          </w:tcPr>
          <w:p w14:paraId="507271F0" w14:textId="77777777" w:rsidR="002B15B8" w:rsidRDefault="00000000">
            <w:pPr>
              <w:pStyle w:val="PNField"/>
            </w:pPr>
            <w:r>
              <w:t>{Controlled Registered Lender Name}</w:t>
            </w:r>
          </w:p>
        </w:tc>
      </w:tr>
      <w:tr w:rsidR="002B15B8" w14:paraId="4DA49F94" w14:textId="77777777">
        <w:trPr>
          <w:cantSplit/>
          <w:jc w:val="center"/>
        </w:trPr>
        <w:tc>
          <w:tcPr>
            <w:tcW w:w="3096" w:type="dxa"/>
            <w:shd w:val="clear" w:color="auto" w:fill="F2F2F2"/>
            <w:tcMar>
              <w:top w:w="75" w:type="dxa"/>
              <w:left w:w="95" w:type="dxa"/>
              <w:bottom w:w="75" w:type="dxa"/>
              <w:right w:w="95" w:type="dxa"/>
            </w:tcMar>
            <w:vAlign w:val="center"/>
          </w:tcPr>
          <w:p w14:paraId="2FA4B4E6" w14:textId="77777777" w:rsidR="002B15B8" w:rsidRDefault="00000000">
            <w:pPr>
              <w:pStyle w:val="PNField"/>
            </w:pPr>
            <w:r>
              <w:rPr>
                <w:b/>
              </w:rPr>
              <w:t>Management Approver</w:t>
            </w:r>
          </w:p>
        </w:tc>
        <w:tc>
          <w:tcPr>
            <w:tcW w:w="6624" w:type="dxa"/>
            <w:shd w:val="clear" w:color="auto" w:fill="FFFFFF"/>
            <w:tcMar>
              <w:top w:w="75" w:type="dxa"/>
              <w:left w:w="95" w:type="dxa"/>
              <w:bottom w:w="75" w:type="dxa"/>
              <w:right w:w="95" w:type="dxa"/>
            </w:tcMar>
            <w:vAlign w:val="center"/>
          </w:tcPr>
          <w:p w14:paraId="5CBCAF79" w14:textId="77777777" w:rsidR="002B15B8" w:rsidRDefault="00000000">
            <w:pPr>
              <w:pStyle w:val="PNField"/>
            </w:pPr>
            <w:r>
              <w:t>{Authenticated Management Approver}</w:t>
            </w:r>
          </w:p>
        </w:tc>
      </w:tr>
      <w:tr w:rsidR="002B15B8" w14:paraId="0EDD9302" w14:textId="77777777">
        <w:trPr>
          <w:cantSplit/>
          <w:jc w:val="center"/>
        </w:trPr>
        <w:tc>
          <w:tcPr>
            <w:tcW w:w="3096" w:type="dxa"/>
            <w:shd w:val="clear" w:color="auto" w:fill="F2F2F2"/>
            <w:tcMar>
              <w:top w:w="75" w:type="dxa"/>
              <w:left w:w="95" w:type="dxa"/>
              <w:bottom w:w="75" w:type="dxa"/>
              <w:right w:w="95" w:type="dxa"/>
            </w:tcMar>
            <w:vAlign w:val="center"/>
          </w:tcPr>
          <w:p w14:paraId="3F8ADCD0" w14:textId="77777777" w:rsidR="002B15B8" w:rsidRDefault="00000000">
            <w:pPr>
              <w:pStyle w:val="PNField"/>
            </w:pPr>
            <w:r>
              <w:rPr>
                <w:b/>
              </w:rPr>
              <w:t>Position / Authority</w:t>
            </w:r>
          </w:p>
        </w:tc>
        <w:tc>
          <w:tcPr>
            <w:tcW w:w="6624" w:type="dxa"/>
            <w:shd w:val="clear" w:color="auto" w:fill="FFFFFF"/>
            <w:tcMar>
              <w:top w:w="75" w:type="dxa"/>
              <w:left w:w="95" w:type="dxa"/>
              <w:bottom w:w="75" w:type="dxa"/>
              <w:right w:w="95" w:type="dxa"/>
            </w:tcMar>
            <w:vAlign w:val="center"/>
          </w:tcPr>
          <w:p w14:paraId="4D45EE8E" w14:textId="77777777" w:rsidR="002B15B8" w:rsidRDefault="00000000">
            <w:pPr>
              <w:pStyle w:val="PNField"/>
            </w:pPr>
            <w:r>
              <w:t>{Recorded Authorized Position / Role}</w:t>
            </w:r>
          </w:p>
        </w:tc>
      </w:tr>
      <w:tr w:rsidR="002B15B8" w14:paraId="670EDCC4" w14:textId="77777777">
        <w:trPr>
          <w:cantSplit/>
          <w:jc w:val="center"/>
        </w:trPr>
        <w:tc>
          <w:tcPr>
            <w:tcW w:w="3096" w:type="dxa"/>
            <w:shd w:val="clear" w:color="auto" w:fill="F2F2F2"/>
            <w:tcMar>
              <w:top w:w="75" w:type="dxa"/>
              <w:left w:w="95" w:type="dxa"/>
              <w:bottom w:w="75" w:type="dxa"/>
              <w:right w:w="95" w:type="dxa"/>
            </w:tcMar>
            <w:vAlign w:val="center"/>
          </w:tcPr>
          <w:p w14:paraId="655D69E6" w14:textId="77777777" w:rsidR="002B15B8" w:rsidRDefault="00000000">
            <w:pPr>
              <w:pStyle w:val="PNField"/>
            </w:pPr>
            <w:r>
              <w:rPr>
                <w:b/>
              </w:rPr>
              <w:t>Approval / Execution Evidence</w:t>
            </w:r>
          </w:p>
        </w:tc>
        <w:tc>
          <w:tcPr>
            <w:tcW w:w="6624" w:type="dxa"/>
            <w:shd w:val="clear" w:color="auto" w:fill="FFFFFF"/>
            <w:tcMar>
              <w:top w:w="75" w:type="dxa"/>
              <w:left w:w="95" w:type="dxa"/>
              <w:bottom w:w="75" w:type="dxa"/>
              <w:right w:w="95" w:type="dxa"/>
            </w:tcMar>
            <w:vAlign w:val="center"/>
          </w:tcPr>
          <w:p w14:paraId="4BB482E8" w14:textId="77777777" w:rsidR="002B15B8" w:rsidRDefault="00000000">
            <w:pPr>
              <w:pStyle w:val="PNField"/>
            </w:pPr>
            <w:r>
              <w:t>{Evidence Reference for the Exact Locked Packet}</w:t>
            </w:r>
          </w:p>
        </w:tc>
      </w:tr>
      <w:tr w:rsidR="002B15B8" w14:paraId="545818C7" w14:textId="77777777">
        <w:trPr>
          <w:cantSplit/>
          <w:jc w:val="center"/>
        </w:trPr>
        <w:tc>
          <w:tcPr>
            <w:tcW w:w="3096" w:type="dxa"/>
            <w:shd w:val="clear" w:color="auto" w:fill="F2F2F2"/>
            <w:tcMar>
              <w:top w:w="75" w:type="dxa"/>
              <w:left w:w="95" w:type="dxa"/>
              <w:bottom w:w="75" w:type="dxa"/>
              <w:right w:w="95" w:type="dxa"/>
            </w:tcMar>
            <w:vAlign w:val="center"/>
          </w:tcPr>
          <w:p w14:paraId="403826EA" w14:textId="77777777" w:rsidR="002B15B8" w:rsidRDefault="00000000">
            <w:pPr>
              <w:pStyle w:val="PNField"/>
            </w:pPr>
            <w:r>
              <w:rPr>
                <w:b/>
              </w:rPr>
              <w:t>Approved At</w:t>
            </w:r>
          </w:p>
        </w:tc>
        <w:tc>
          <w:tcPr>
            <w:tcW w:w="6624" w:type="dxa"/>
            <w:shd w:val="clear" w:color="auto" w:fill="FFFFFF"/>
            <w:tcMar>
              <w:top w:w="75" w:type="dxa"/>
              <w:left w:w="95" w:type="dxa"/>
              <w:bottom w:w="75" w:type="dxa"/>
              <w:right w:w="95" w:type="dxa"/>
            </w:tcMar>
            <w:vAlign w:val="center"/>
          </w:tcPr>
          <w:p w14:paraId="4539C56F" w14:textId="77777777" w:rsidR="002B15B8" w:rsidRDefault="00000000">
            <w:pPr>
              <w:pStyle w:val="PNField"/>
            </w:pPr>
            <w:r>
              <w:t>{Server Date/Time and Time Zone}</w:t>
            </w:r>
          </w:p>
        </w:tc>
      </w:tr>
    </w:tbl>
    <w:p w14:paraId="52BB61E2" w14:textId="77777777" w:rsidR="002B15B8" w:rsidRDefault="002B15B8">
      <w:pPr>
        <w:pStyle w:val="PNNote"/>
        <w:spacing w:after="0" w:line="40" w:lineRule="exact"/>
      </w:pPr>
    </w:p>
    <w:p w14:paraId="79A701E6" w14:textId="77777777" w:rsidR="002B15B8" w:rsidRDefault="00000000">
      <w:pPr>
        <w:pStyle w:val="PNNote"/>
      </w:pPr>
      <w:r>
        <w:t>The lender identity, approver, position, evidence reference and approval time are generated from the authenticated approval record. Staff must not type substitute names or paste an unaudited signature image. Borrower execution remains separate.</w:t>
      </w:r>
    </w:p>
    <w:p w14:paraId="1700DCDA" w14:textId="77777777" w:rsidR="002B15B8" w:rsidRDefault="00000000">
      <w:r>
        <w:rPr>
          <w:b/>
        </w:rPr>
        <w:t>This Promissory Note becomes effective only upon actual release of the Loan proceeds by the LENDER. Signing this Note alone is not proof of disbursement or cash receipt.</w:t>
      </w:r>
    </w:p>
    <w:p w14:paraId="17255A42" w14:textId="77777777" w:rsidR="002B15B8" w:rsidRDefault="00000000">
      <w:pPr>
        <w:pStyle w:val="PNSubhead"/>
      </w:pPr>
      <w:r>
        <w:t>DATA PRIVACY REFERENCE</w:t>
      </w:r>
    </w:p>
    <w:p w14:paraId="0F045F42" w14:textId="11524622" w:rsidR="002B15B8" w:rsidRDefault="00000000">
      <w:r>
        <w:t xml:space="preserve">Personal information relating to this Note is handled under the separate SPINA Privacy Notice and, where consent is the applicable lawful basis, the separate Data Privacy Consent and Authorization Form, with reference to Republic Act No. 10173 (Data Privacy Act of 2012), its Implementing Rules and Regulations, and applicable National Privacy Commission issuances. </w:t>
      </w:r>
      <w:del w:id="30" w:author="Julie Marie Gabutero" w:date="2026-09-19T00:36:00Z" w16du:dateUtc="2026-09-18T16:36:00Z">
        <w:r w:rsidDel="004E35F3">
          <w:delText>These privacy documents are not proof of loan approval or release.</w:delText>
        </w:r>
      </w:del>
    </w:p>
    <w:p w14:paraId="35C7332E" w14:textId="77777777" w:rsidR="002B15B8" w:rsidRDefault="00000000">
      <w:pPr>
        <w:pStyle w:val="PNSubhead"/>
      </w:pPr>
      <w:r>
        <w:t>FINAL-GENERATION CONTROLS — INTERNAL TEMPLATE NOTE</w:t>
      </w:r>
    </w:p>
    <w:p w14:paraId="36033B23" w14:textId="77777777" w:rsidR="002B15B8" w:rsidRDefault="00000000">
      <w:pPr>
        <w:pStyle w:val="PNNote"/>
      </w:pPr>
      <w:r>
        <w:t>Before issuance, verify the Note, Cash Loan Agreement, Disclosure and complete Schedule against the same approved loan/packet version. Resolve all placeholders and applicable pricing/counsel reviews. Generate the non-fillable PDF with Document ID, versions, server time and final page count; preserve the exact signed copy and its integrity reference. These are template requirements, not newly implemented SPINA functionality.</w:t>
      </w:r>
    </w:p>
    <w:p w14:paraId="350075DF" w14:textId="77777777" w:rsidR="002B15B8" w:rsidRDefault="00000000">
      <w:pPr>
        <w:pStyle w:val="PNSection"/>
        <w:pageBreakBefore/>
      </w:pPr>
      <w:r>
        <w:lastRenderedPageBreak/>
        <w:t>CONDITIONAL NOTARIAL ACKNOWLEDGMENT</w:t>
      </w:r>
    </w:p>
    <w:p w14:paraId="6DB6C2C7" w14:textId="77777777" w:rsidR="002B15B8" w:rsidRDefault="00000000">
      <w:pPr>
        <w:pStyle w:val="PNNote"/>
      </w:pPr>
      <w:r>
        <w:t>INTERNAL TEMPLATE COMPONENT — Omit this entire page when notarization is not required. The approved internal Management policy normally requires notarization at ₱50,000 or more in principal; Management may require it below that for an exceptional-risk case. This is an internal policy, not a statement of a statutory threshold. The notary/counsel controls the final notarial wording and particulars.</w:t>
      </w:r>
    </w:p>
    <w:p w14:paraId="175B332C" w14:textId="77777777" w:rsidR="002B15B8" w:rsidRDefault="00000000">
      <w:r>
        <w:t>REPUBLIC OF THE PHILIPPINES )</w:t>
      </w:r>
    </w:p>
    <w:p w14:paraId="20C6E199" w14:textId="77777777" w:rsidR="002B15B8" w:rsidRDefault="00000000">
      <w:r>
        <w:t>{City / Municipality}                    ) S.S.</w:t>
      </w:r>
    </w:p>
    <w:p w14:paraId="08C9706B" w14:textId="77777777" w:rsidR="002B15B8" w:rsidRDefault="00000000">
      <w:r>
        <w:t>BEFORE ME, a Notary Public for and in __________________, Philippines, this ____ day of ______________, {Year}, personally appeared:</w:t>
      </w:r>
    </w:p>
    <w:tbl>
      <w:tblPr>
        <w:tblW w:w="9720" w:type="dxa"/>
        <w:jc w:val="center"/>
        <w:tblBorders>
          <w:top w:val="single" w:sz="5" w:space="0" w:color="B0B0B0"/>
          <w:left w:val="single" w:sz="5" w:space="0" w:color="B0B0B0"/>
          <w:bottom w:val="single" w:sz="5" w:space="0" w:color="B0B0B0"/>
          <w:right w:val="single" w:sz="5" w:space="0" w:color="B0B0B0"/>
          <w:insideH w:val="single" w:sz="5" w:space="0" w:color="B0B0B0"/>
          <w:insideV w:val="single" w:sz="5" w:space="0" w:color="B0B0B0"/>
        </w:tblBorders>
        <w:tblLayout w:type="fixed"/>
        <w:tblLook w:val="04A0" w:firstRow="1" w:lastRow="0" w:firstColumn="1" w:lastColumn="0" w:noHBand="0" w:noVBand="1"/>
      </w:tblPr>
      <w:tblGrid>
        <w:gridCol w:w="3672"/>
        <w:gridCol w:w="3024"/>
        <w:gridCol w:w="3024"/>
      </w:tblGrid>
      <w:tr w:rsidR="002B15B8" w14:paraId="5AE03F59" w14:textId="77777777">
        <w:trPr>
          <w:cantSplit/>
          <w:tblHeader/>
          <w:jc w:val="center"/>
        </w:trPr>
        <w:tc>
          <w:tcPr>
            <w:tcW w:w="3672" w:type="dxa"/>
            <w:shd w:val="clear" w:color="auto" w:fill="F2F2F2"/>
            <w:tcMar>
              <w:top w:w="75" w:type="dxa"/>
              <w:left w:w="95" w:type="dxa"/>
              <w:bottom w:w="75" w:type="dxa"/>
              <w:right w:w="95" w:type="dxa"/>
            </w:tcMar>
            <w:vAlign w:val="center"/>
          </w:tcPr>
          <w:p w14:paraId="32EA7770" w14:textId="77777777" w:rsidR="002B15B8" w:rsidRDefault="00000000">
            <w:pPr>
              <w:pStyle w:val="PNField"/>
            </w:pPr>
            <w:r>
              <w:rPr>
                <w:b/>
              </w:rPr>
              <w:t>Name</w:t>
            </w:r>
          </w:p>
        </w:tc>
        <w:tc>
          <w:tcPr>
            <w:tcW w:w="3024" w:type="dxa"/>
            <w:shd w:val="clear" w:color="auto" w:fill="F2F2F2"/>
            <w:tcMar>
              <w:top w:w="75" w:type="dxa"/>
              <w:left w:w="95" w:type="dxa"/>
              <w:bottom w:w="75" w:type="dxa"/>
              <w:right w:w="95" w:type="dxa"/>
            </w:tcMar>
            <w:vAlign w:val="center"/>
          </w:tcPr>
          <w:p w14:paraId="67F4D0DD" w14:textId="77777777" w:rsidR="002B15B8" w:rsidRDefault="00000000">
            <w:pPr>
              <w:pStyle w:val="PNField"/>
            </w:pPr>
            <w:r>
              <w:rPr>
                <w:b/>
              </w:rPr>
              <w:t>Government-Issued ID</w:t>
            </w:r>
          </w:p>
        </w:tc>
        <w:tc>
          <w:tcPr>
            <w:tcW w:w="3024" w:type="dxa"/>
            <w:shd w:val="clear" w:color="auto" w:fill="F2F2F2"/>
            <w:tcMar>
              <w:top w:w="75" w:type="dxa"/>
              <w:left w:w="95" w:type="dxa"/>
              <w:bottom w:w="75" w:type="dxa"/>
              <w:right w:w="95" w:type="dxa"/>
            </w:tcMar>
            <w:vAlign w:val="center"/>
          </w:tcPr>
          <w:p w14:paraId="35FD8B92" w14:textId="77777777" w:rsidR="002B15B8" w:rsidRDefault="00000000">
            <w:pPr>
              <w:pStyle w:val="PNField"/>
            </w:pPr>
            <w:r>
              <w:rPr>
                <w:b/>
              </w:rPr>
              <w:t>Date / Place Issued</w:t>
            </w:r>
          </w:p>
        </w:tc>
      </w:tr>
      <w:tr w:rsidR="002B15B8" w14:paraId="312A8054" w14:textId="77777777">
        <w:trPr>
          <w:cantSplit/>
          <w:jc w:val="center"/>
        </w:trPr>
        <w:tc>
          <w:tcPr>
            <w:tcW w:w="3672" w:type="dxa"/>
            <w:shd w:val="clear" w:color="auto" w:fill="FFFFFF"/>
            <w:tcMar>
              <w:top w:w="75" w:type="dxa"/>
              <w:left w:w="95" w:type="dxa"/>
              <w:bottom w:w="75" w:type="dxa"/>
              <w:right w:w="95" w:type="dxa"/>
            </w:tcMar>
            <w:vAlign w:val="center"/>
          </w:tcPr>
          <w:p w14:paraId="67EB14F8" w14:textId="77777777" w:rsidR="002B15B8" w:rsidRDefault="00000000">
            <w:pPr>
              <w:pStyle w:val="PNField"/>
            </w:pPr>
            <w:r>
              <w:t>{Authorized Representative Name}</w:t>
            </w:r>
          </w:p>
        </w:tc>
        <w:tc>
          <w:tcPr>
            <w:tcW w:w="3024" w:type="dxa"/>
            <w:shd w:val="clear" w:color="auto" w:fill="FFFFFF"/>
            <w:tcMar>
              <w:top w:w="75" w:type="dxa"/>
              <w:left w:w="95" w:type="dxa"/>
              <w:bottom w:w="75" w:type="dxa"/>
              <w:right w:w="95" w:type="dxa"/>
            </w:tcMar>
            <w:vAlign w:val="center"/>
          </w:tcPr>
          <w:p w14:paraId="40904D8D" w14:textId="77777777" w:rsidR="002B15B8" w:rsidRDefault="00000000">
            <w:pPr>
              <w:pStyle w:val="PNField"/>
            </w:pPr>
            <w:r>
              <w:t>____________________</w:t>
            </w:r>
          </w:p>
        </w:tc>
        <w:tc>
          <w:tcPr>
            <w:tcW w:w="3024" w:type="dxa"/>
            <w:shd w:val="clear" w:color="auto" w:fill="FFFFFF"/>
            <w:tcMar>
              <w:top w:w="75" w:type="dxa"/>
              <w:left w:w="95" w:type="dxa"/>
              <w:bottom w:w="75" w:type="dxa"/>
              <w:right w:w="95" w:type="dxa"/>
            </w:tcMar>
            <w:vAlign w:val="center"/>
          </w:tcPr>
          <w:p w14:paraId="7AFC03CB" w14:textId="77777777" w:rsidR="002B15B8" w:rsidRDefault="00000000">
            <w:pPr>
              <w:pStyle w:val="PNField"/>
            </w:pPr>
            <w:r>
              <w:t>____________________</w:t>
            </w:r>
          </w:p>
        </w:tc>
      </w:tr>
      <w:tr w:rsidR="002B15B8" w14:paraId="169B8A2C" w14:textId="77777777">
        <w:trPr>
          <w:cantSplit/>
          <w:jc w:val="center"/>
        </w:trPr>
        <w:tc>
          <w:tcPr>
            <w:tcW w:w="3672" w:type="dxa"/>
            <w:shd w:val="clear" w:color="auto" w:fill="FFFFFF"/>
            <w:tcMar>
              <w:top w:w="75" w:type="dxa"/>
              <w:left w:w="95" w:type="dxa"/>
              <w:bottom w:w="75" w:type="dxa"/>
              <w:right w:w="95" w:type="dxa"/>
            </w:tcMar>
            <w:vAlign w:val="center"/>
          </w:tcPr>
          <w:p w14:paraId="4689DA7A" w14:textId="77777777" w:rsidR="002B15B8" w:rsidRDefault="00000000">
            <w:pPr>
              <w:pStyle w:val="PNField"/>
            </w:pPr>
            <w:r>
              <w:t>{Borrower Full Name}</w:t>
            </w:r>
          </w:p>
        </w:tc>
        <w:tc>
          <w:tcPr>
            <w:tcW w:w="3024" w:type="dxa"/>
            <w:shd w:val="clear" w:color="auto" w:fill="FFFFFF"/>
            <w:tcMar>
              <w:top w:w="75" w:type="dxa"/>
              <w:left w:w="95" w:type="dxa"/>
              <w:bottom w:w="75" w:type="dxa"/>
              <w:right w:w="95" w:type="dxa"/>
            </w:tcMar>
            <w:vAlign w:val="center"/>
          </w:tcPr>
          <w:p w14:paraId="318F4A7F" w14:textId="77777777" w:rsidR="002B15B8" w:rsidRDefault="00000000">
            <w:pPr>
              <w:pStyle w:val="PNField"/>
            </w:pPr>
            <w:r>
              <w:t>____________________</w:t>
            </w:r>
          </w:p>
        </w:tc>
        <w:tc>
          <w:tcPr>
            <w:tcW w:w="3024" w:type="dxa"/>
            <w:shd w:val="clear" w:color="auto" w:fill="FFFFFF"/>
            <w:tcMar>
              <w:top w:w="75" w:type="dxa"/>
              <w:left w:w="95" w:type="dxa"/>
              <w:bottom w:w="75" w:type="dxa"/>
              <w:right w:w="95" w:type="dxa"/>
            </w:tcMar>
            <w:vAlign w:val="center"/>
          </w:tcPr>
          <w:p w14:paraId="6129AB3F" w14:textId="77777777" w:rsidR="002B15B8" w:rsidRDefault="00000000">
            <w:pPr>
              <w:pStyle w:val="PNField"/>
            </w:pPr>
            <w:r>
              <w:t>____________________</w:t>
            </w:r>
          </w:p>
        </w:tc>
      </w:tr>
    </w:tbl>
    <w:p w14:paraId="68107E3E" w14:textId="77777777" w:rsidR="002B15B8" w:rsidRDefault="002B15B8">
      <w:pPr>
        <w:pStyle w:val="PNNote"/>
        <w:spacing w:after="0" w:line="40" w:lineRule="exact"/>
      </w:pPr>
    </w:p>
    <w:p w14:paraId="5BC7FC92" w14:textId="77777777" w:rsidR="002B15B8" w:rsidRDefault="00000000">
      <w:r>
        <w:t xml:space="preserve">known to me and/or identified by me through competent evidence of identity, and who acknowledged to me that they are the same persons who executed the foregoing PROMISSORY NOTE, consisting of </w:t>
      </w:r>
      <w:r>
        <w:fldChar w:fldCharType="begin"/>
      </w:r>
      <w:r>
        <w:instrText>NUMPAGES</w:instrText>
      </w:r>
      <w:r>
        <w:fldChar w:fldCharType="separate"/>
      </w:r>
      <w:r w:rsidR="008F7448">
        <w:rPr>
          <w:noProof/>
        </w:rPr>
        <w:t>1</w:t>
      </w:r>
      <w:r>
        <w:fldChar w:fldCharType="end"/>
      </w:r>
      <w:r>
        <w:t xml:space="preserve"> pages, including this page on which this Acknowledgment is written, and that the same is their free and voluntary act and deed, and, in the case of the authorized representative, the free and voluntary act and deed of the corporation represented.</w:t>
      </w:r>
    </w:p>
    <w:p w14:paraId="22314408" w14:textId="77777777" w:rsidR="002B15B8" w:rsidRDefault="00000000">
      <w:r>
        <w:t>WITNESS MY HAND AND NOTARIAL SEAL on the date and at the place first above written.</w:t>
      </w:r>
    </w:p>
    <w:p w14:paraId="570BBC53" w14:textId="77777777" w:rsidR="002B15B8" w:rsidRDefault="00000000">
      <w:pPr>
        <w:spacing w:before="700"/>
      </w:pPr>
      <w:r>
        <w:rPr>
          <w:b/>
        </w:rPr>
        <w:t>________________________________________</w:t>
      </w:r>
      <w:r>
        <w:rPr>
          <w:b/>
        </w:rPr>
        <w:br/>
        <w:t>NOTARY PUBLIC</w:t>
      </w:r>
    </w:p>
    <w:p w14:paraId="784498B0" w14:textId="77777777" w:rsidR="002B15B8" w:rsidRDefault="00000000">
      <w:pPr>
        <w:spacing w:after="40"/>
      </w:pPr>
      <w:r>
        <w:t>Doc. No. _____;</w:t>
      </w:r>
    </w:p>
    <w:p w14:paraId="7AA27E49" w14:textId="77777777" w:rsidR="002B15B8" w:rsidRDefault="00000000">
      <w:pPr>
        <w:spacing w:after="40"/>
      </w:pPr>
      <w:r>
        <w:t>Page No. _____;</w:t>
      </w:r>
    </w:p>
    <w:p w14:paraId="46D3BB84" w14:textId="77777777" w:rsidR="002B15B8" w:rsidRDefault="00000000">
      <w:pPr>
        <w:spacing w:after="40"/>
      </w:pPr>
      <w:r>
        <w:t>Book No. _____;</w:t>
      </w:r>
    </w:p>
    <w:p w14:paraId="43CDA0AD" w14:textId="77777777" w:rsidR="002B15B8" w:rsidRDefault="00000000">
      <w:pPr>
        <w:spacing w:after="40"/>
      </w:pPr>
      <w:r>
        <w:t>Series of {Year}.</w:t>
      </w:r>
    </w:p>
    <w:p w14:paraId="4299F200" w14:textId="77777777" w:rsidR="002B15B8" w:rsidRDefault="00000000">
      <w:pPr>
        <w:pStyle w:val="PNNote"/>
      </w:pPr>
      <w:r>
        <w:t>Final page count is calculated after conditional sections and any included attachments are assembled. The count above is a Word field for this review file, not a hardcoded four-page assertion. Generation must recompute the count for the actual issued document. An authenticated Management approval is not, by itself, a notarial act.</w:t>
      </w:r>
    </w:p>
    <w:sectPr w:rsidR="002B15B8" w:rsidSect="00034616">
      <w:headerReference w:type="default" r:id="rId8"/>
      <w:footerReference w:type="default" r:id="rId9"/>
      <w:pgSz w:w="11520" w:h="18720"/>
      <w:pgMar w:top="1469" w:right="900" w:bottom="979" w:left="900" w:header="432"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6072D9" w14:textId="77777777" w:rsidR="005339AE" w:rsidRDefault="005339AE">
      <w:pPr>
        <w:spacing w:after="0" w:line="240" w:lineRule="auto"/>
      </w:pPr>
      <w:r>
        <w:separator/>
      </w:r>
    </w:p>
  </w:endnote>
  <w:endnote w:type="continuationSeparator" w:id="0">
    <w:p w14:paraId="14C3D149" w14:textId="77777777" w:rsidR="005339AE" w:rsidRDefault="00533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809E7" w14:textId="77777777" w:rsidR="002B15B8" w:rsidRDefault="00000000">
    <w:pPr>
      <w:pStyle w:val="Footer"/>
      <w:spacing w:after="20"/>
      <w:jc w:val="center"/>
    </w:pPr>
    <w:r>
      <w:rPr>
        <w:sz w:val="15"/>
      </w:rPr>
      <w:t>Document ID: {Document ID}  |  Template: {Template Version}  |  Packet: {Packet Version}</w:t>
    </w:r>
  </w:p>
  <w:p w14:paraId="0530ACE0" w14:textId="77777777" w:rsidR="002B15B8" w:rsidRDefault="00000000">
    <w:pPr>
      <w:spacing w:after="0" w:line="240" w:lineRule="auto"/>
      <w:jc w:val="center"/>
    </w:pPr>
    <w:r>
      <w:rPr>
        <w:sz w:val="15"/>
      </w:rPr>
      <w:t xml:space="preserve">Generated: {Server Date/Time and Time Zone}  |  Page </w:t>
    </w:r>
    <w:r>
      <w:rPr>
        <w:sz w:val="15"/>
      </w:rPr>
      <w:fldChar w:fldCharType="begin"/>
    </w:r>
    <w:r>
      <w:rPr>
        <w:sz w:val="15"/>
      </w:rPr>
      <w:instrText xml:space="preserve"> PAGE </w:instrText>
    </w:r>
    <w:r>
      <w:rPr>
        <w:sz w:val="15"/>
      </w:rPr>
      <w:fldChar w:fldCharType="separate"/>
    </w:r>
    <w:r>
      <w:rPr>
        <w:sz w:val="15"/>
      </w:rPr>
      <w:t>1</w:t>
    </w:r>
    <w:r>
      <w:rPr>
        <w:sz w:val="15"/>
      </w:rPr>
      <w:fldChar w:fldCharType="end"/>
    </w:r>
    <w:r>
      <w:rPr>
        <w:sz w:val="15"/>
      </w:rPr>
      <w:t xml:space="preserve"> of </w:t>
    </w:r>
    <w:r>
      <w:rPr>
        <w:sz w:val="15"/>
      </w:rPr>
      <w:fldChar w:fldCharType="begin"/>
    </w:r>
    <w:r>
      <w:rPr>
        <w:sz w:val="15"/>
      </w:rPr>
      <w:instrText xml:space="preserve"> NUMPAGES </w:instrText>
    </w:r>
    <w:r>
      <w:rPr>
        <w:sz w:val="15"/>
      </w:rPr>
      <w:fldChar w:fldCharType="separate"/>
    </w:r>
    <w:r>
      <w:rPr>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A2F1E9" w14:textId="77777777" w:rsidR="005339AE" w:rsidRDefault="005339AE">
      <w:pPr>
        <w:spacing w:after="0" w:line="240" w:lineRule="auto"/>
      </w:pPr>
      <w:r>
        <w:separator/>
      </w:r>
    </w:p>
  </w:footnote>
  <w:footnote w:type="continuationSeparator" w:id="0">
    <w:p w14:paraId="566A7164" w14:textId="77777777" w:rsidR="005339AE" w:rsidRDefault="00533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67AFB" w14:textId="77777777" w:rsidR="002B15B8" w:rsidRDefault="002B15B8">
    <w:pPr>
      <w:pStyle w:val="Header"/>
      <w:spacing w:line="20" w:lineRule="exact"/>
    </w:pPr>
  </w:p>
  <w:tbl>
    <w:tblPr>
      <w:tblW w:w="0" w:type="auto"/>
      <w:tblLayout w:type="fixed"/>
      <w:tblLook w:val="04A0" w:firstRow="1" w:lastRow="0" w:firstColumn="1" w:lastColumn="0" w:noHBand="0" w:noVBand="1"/>
    </w:tblPr>
    <w:tblGrid>
      <w:gridCol w:w="864"/>
      <w:gridCol w:w="8856"/>
    </w:tblGrid>
    <w:tr w:rsidR="002B15B8" w14:paraId="5324126F" w14:textId="77777777">
      <w:trPr>
        <w:cantSplit/>
      </w:trPr>
      <w:tc>
        <w:tcPr>
          <w:tcW w:w="864" w:type="dxa"/>
          <w:tcMar>
            <w:top w:w="0" w:type="dxa"/>
            <w:left w:w="0" w:type="dxa"/>
            <w:bottom w:w="0" w:type="dxa"/>
            <w:right w:w="0" w:type="dxa"/>
          </w:tcMar>
          <w:vAlign w:val="center"/>
        </w:tcPr>
        <w:p w14:paraId="33F8D862" w14:textId="77777777" w:rsidR="002B15B8" w:rsidRDefault="00000000">
          <w:pPr>
            <w:spacing w:after="0"/>
          </w:pPr>
          <w:r>
            <w:rPr>
              <w:noProof/>
            </w:rPr>
            <w:drawing>
              <wp:inline distT="0" distB="0" distL="0" distR="0" wp14:anchorId="744C1066" wp14:editId="251E1CDB">
                <wp:extent cx="393192" cy="393192"/>
                <wp:effectExtent l="0" t="0" r="0" b="0"/>
                <wp:docPr id="1" name="Picture 1" descr="SPINA Lending 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ed_spina_logo.png"/>
                        <pic:cNvPicPr/>
                      </pic:nvPicPr>
                      <pic:blipFill>
                        <a:blip r:embed="rId1"/>
                        <a:stretch>
                          <a:fillRect/>
                        </a:stretch>
                      </pic:blipFill>
                      <pic:spPr>
                        <a:xfrm>
                          <a:off x="0" y="0"/>
                          <a:ext cx="393192" cy="393192"/>
                        </a:xfrm>
                        <a:prstGeom prst="rect">
                          <a:avLst/>
                        </a:prstGeom>
                      </pic:spPr>
                    </pic:pic>
                  </a:graphicData>
                </a:graphic>
              </wp:inline>
            </w:drawing>
          </w:r>
        </w:p>
      </w:tc>
      <w:tc>
        <w:tcPr>
          <w:tcW w:w="8856" w:type="dxa"/>
          <w:tcMar>
            <w:top w:w="0" w:type="dxa"/>
            <w:left w:w="0" w:type="dxa"/>
            <w:bottom w:w="0" w:type="dxa"/>
            <w:right w:w="0" w:type="dxa"/>
          </w:tcMar>
        </w:tcPr>
        <w:p w14:paraId="6C920256" w14:textId="77777777" w:rsidR="002B15B8" w:rsidRDefault="00000000">
          <w:pPr>
            <w:spacing w:after="20"/>
          </w:pPr>
          <w:r>
            <w:rPr>
              <w:b/>
              <w:sz w:val="23"/>
            </w:rPr>
            <w:t>SPINA LENDING COMPANY</w:t>
          </w:r>
        </w:p>
        <w:p w14:paraId="38709C2C" w14:textId="77777777" w:rsidR="002B15B8" w:rsidRDefault="00000000">
          <w:pPr>
            <w:spacing w:after="0" w:line="240" w:lineRule="auto"/>
          </w:pPr>
          <w:r>
            <w:rPr>
              <w:sz w:val="17"/>
            </w:rPr>
            <w:t>{Controlled SEC company identity and registered office address}</w:t>
          </w:r>
        </w:p>
      </w:tc>
    </w:tr>
  </w:tbl>
  <w:p w14:paraId="29E40CFC" w14:textId="77777777" w:rsidR="002B15B8" w:rsidRDefault="002B15B8">
    <w:pPr>
      <w:pBdr>
        <w:bottom w:val="single" w:sz="4" w:space="6" w:color="A6A6A6"/>
      </w:pBdr>
      <w:spacing w:after="0"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9776564">
    <w:abstractNumId w:val="8"/>
  </w:num>
  <w:num w:numId="2" w16cid:durableId="1948849905">
    <w:abstractNumId w:val="6"/>
  </w:num>
  <w:num w:numId="3" w16cid:durableId="349531795">
    <w:abstractNumId w:val="5"/>
  </w:num>
  <w:num w:numId="4" w16cid:durableId="2123449072">
    <w:abstractNumId w:val="4"/>
  </w:num>
  <w:num w:numId="5" w16cid:durableId="2131393276">
    <w:abstractNumId w:val="7"/>
  </w:num>
  <w:num w:numId="6" w16cid:durableId="1569731670">
    <w:abstractNumId w:val="3"/>
  </w:num>
  <w:num w:numId="7" w16cid:durableId="757484934">
    <w:abstractNumId w:val="2"/>
  </w:num>
  <w:num w:numId="8" w16cid:durableId="1437362299">
    <w:abstractNumId w:val="1"/>
  </w:num>
  <w:num w:numId="9" w16cid:durableId="5062141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lie Marie Gabutero">
    <w15:presenceInfo w15:providerId="Windows Live" w15:userId="d76efd9ffcd9a7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5B8"/>
    <w:rsid w:val="00326F90"/>
    <w:rsid w:val="004E35F3"/>
    <w:rsid w:val="005339AE"/>
    <w:rsid w:val="005A677A"/>
    <w:rsid w:val="00631BFE"/>
    <w:rsid w:val="008F7448"/>
    <w:rsid w:val="00AA1D8D"/>
    <w:rsid w:val="00B47730"/>
    <w:rsid w:val="00CB0664"/>
    <w:rsid w:val="00D24CC2"/>
    <w:rsid w:val="00EF0B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52D7F"/>
  <w14:defaultImageDpi w14:val="300"/>
  <w15:docId w15:val="{131FAA1D-749A-EA4D-ABCE-9EE109891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sz w:val="21"/>
      <w:lang w:val="en-PH"/>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hAnsi="Arial"/>
      <w:color w:val="000000"/>
    </w:rPr>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2F2"/>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2F2"/>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2F2"/>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2F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2F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2F2"/>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2F2"/>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2F2"/>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2F2"/>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2F2"/>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2F2"/>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2F2"/>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2F2"/>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2F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2F2"/>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2F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2F2"/>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2F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2F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2F2"/>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2F2"/>
      </w:tcPr>
    </w:tblStylePr>
    <w:tblStylePr w:type="band1Horz">
      <w:tblPr/>
      <w:tcPr>
        <w:shd w:val="clear" w:color="auto" w:fill="F2F2F2"/>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2F2"/>
      </w:tcPr>
    </w:tblStylePr>
    <w:tblStylePr w:type="band1Horz">
      <w:tblPr/>
      <w:tcPr>
        <w:shd w:val="clear" w:color="auto" w:fill="F2F2F2"/>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2F2"/>
      </w:tcPr>
    </w:tblStylePr>
    <w:tblStylePr w:type="band1Horz">
      <w:tblPr/>
      <w:tcPr>
        <w:shd w:val="clear" w:color="auto" w:fill="F2F2F2"/>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2F2"/>
      </w:tcPr>
    </w:tblStylePr>
    <w:tblStylePr w:type="band1Horz">
      <w:tblPr/>
      <w:tcPr>
        <w:shd w:val="clear" w:color="auto" w:fill="F2F2F2"/>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2F2"/>
      </w:tcPr>
    </w:tblStylePr>
    <w:tblStylePr w:type="band1Horz">
      <w:tblPr/>
      <w:tcPr>
        <w:shd w:val="clear" w:color="auto" w:fill="F2F2F2"/>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2F2"/>
      </w:tcPr>
    </w:tblStylePr>
    <w:tblStylePr w:type="band1Horz">
      <w:tblPr/>
      <w:tcPr>
        <w:shd w:val="clear" w:color="auto" w:fill="F2F2F2"/>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2F2"/>
      </w:tcPr>
    </w:tblStylePr>
    <w:tblStylePr w:type="band1Horz">
      <w:tblPr/>
      <w:tcPr>
        <w:shd w:val="clear" w:color="auto" w:fill="F2F2F2"/>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2F2F2"/>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2F2F2"/>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2F2F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2F2F2"/>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2F2F2"/>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2F2F2"/>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2F2F2"/>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000000" w:themeColor="text1"/>
          <w:insideV w:val="single" w:sz="6" w:space="0" w:color="000000" w:themeColor="text1"/>
        </w:tcBorders>
        <w:shd w:val="clear" w:color="auto" w:fill="F2F2F2"/>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F81BD" w:themeColor="accent1"/>
          <w:insideV w:val="single" w:sz="6" w:space="0" w:color="4F81BD" w:themeColor="accent1"/>
        </w:tcBorders>
        <w:shd w:val="clear" w:color="auto" w:fill="F2F2F2"/>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C0504D" w:themeColor="accent2"/>
          <w:insideV w:val="single" w:sz="6" w:space="0" w:color="C0504D" w:themeColor="accent2"/>
        </w:tcBorders>
        <w:shd w:val="clear" w:color="auto" w:fill="F2F2F2"/>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9BBB59" w:themeColor="accent3"/>
          <w:insideV w:val="single" w:sz="6" w:space="0" w:color="9BBB59" w:themeColor="accent3"/>
        </w:tcBorders>
        <w:shd w:val="clear" w:color="auto" w:fill="F2F2F2"/>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8064A2" w:themeColor="accent4"/>
          <w:insideV w:val="single" w:sz="6" w:space="0" w:color="8064A2" w:themeColor="accent4"/>
        </w:tcBorders>
        <w:shd w:val="clear" w:color="auto" w:fill="F2F2F2"/>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BACC6" w:themeColor="accent5"/>
          <w:insideV w:val="single" w:sz="6" w:space="0" w:color="4BACC6" w:themeColor="accent5"/>
        </w:tcBorders>
        <w:shd w:val="clear" w:color="auto" w:fill="F2F2F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F79646" w:themeColor="accent6"/>
          <w:insideV w:val="single" w:sz="6" w:space="0" w:color="F79646" w:themeColor="accent6"/>
        </w:tcBorders>
        <w:shd w:val="clear" w:color="auto" w:fill="F2F2F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paragraph" w:customStyle="1" w:styleId="DisclosureSection">
    <w:name w:val="Disclosure Section"/>
    <w:basedOn w:val="Normal"/>
    <w:pPr>
      <w:keepNext/>
      <w:spacing w:before="220"/>
      <w:outlineLvl w:val="0"/>
    </w:pPr>
    <w:rPr>
      <w:b/>
      <w:sz w:val="22"/>
    </w:rPr>
  </w:style>
  <w:style w:type="paragraph" w:customStyle="1" w:styleId="DisclosureSubhead">
    <w:name w:val="Disclosure Subhead"/>
    <w:basedOn w:val="Normal"/>
    <w:pPr>
      <w:keepNext/>
      <w:spacing w:before="140" w:after="80"/>
    </w:pPr>
    <w:rPr>
      <w:b/>
    </w:rPr>
  </w:style>
  <w:style w:type="paragraph" w:customStyle="1" w:styleId="DisclosureNote">
    <w:name w:val="Disclosure Note"/>
    <w:basedOn w:val="Normal"/>
    <w:rPr>
      <w:sz w:val="18"/>
    </w:rPr>
  </w:style>
  <w:style w:type="paragraph" w:customStyle="1" w:styleId="DisclosureTable">
    <w:name w:val="Disclosure Table"/>
    <w:basedOn w:val="Normal"/>
    <w:pPr>
      <w:spacing w:after="0" w:line="264" w:lineRule="auto"/>
    </w:pPr>
    <w:rPr>
      <w:sz w:val="20"/>
    </w:rPr>
  </w:style>
  <w:style w:type="paragraph" w:customStyle="1" w:styleId="PNSection">
    <w:name w:val="PN Section"/>
    <w:pPr>
      <w:keepNext/>
      <w:spacing w:before="200" w:after="100" w:line="264" w:lineRule="auto"/>
      <w:outlineLvl w:val="0"/>
    </w:pPr>
    <w:rPr>
      <w:rFonts w:ascii="Arial" w:hAnsi="Arial"/>
      <w:b/>
      <w:color w:val="000000"/>
    </w:rPr>
  </w:style>
  <w:style w:type="paragraph" w:customStyle="1" w:styleId="PNNote">
    <w:name w:val="PN Note"/>
    <w:pPr>
      <w:spacing w:after="120" w:line="264" w:lineRule="auto"/>
    </w:pPr>
    <w:rPr>
      <w:rFonts w:ascii="Arial" w:hAnsi="Arial"/>
      <w:color w:val="000000"/>
      <w:sz w:val="17"/>
    </w:rPr>
  </w:style>
  <w:style w:type="paragraph" w:customStyle="1" w:styleId="PNField">
    <w:name w:val="PN Field"/>
    <w:pPr>
      <w:spacing w:after="0" w:line="264" w:lineRule="auto"/>
    </w:pPr>
    <w:rPr>
      <w:rFonts w:ascii="Arial" w:hAnsi="Arial"/>
      <w:color w:val="000000"/>
      <w:sz w:val="19"/>
    </w:rPr>
  </w:style>
  <w:style w:type="paragraph" w:customStyle="1" w:styleId="PNSubhead">
    <w:name w:val="PN Subhead"/>
    <w:pPr>
      <w:keepNext/>
      <w:spacing w:before="140" w:after="80" w:line="264" w:lineRule="auto"/>
    </w:pPr>
    <w:rPr>
      <w:rFonts w:ascii="Arial" w:hAnsi="Arial"/>
      <w:b/>
      <w:color w:val="000000"/>
      <w:sz w:val="20"/>
    </w:rPr>
  </w:style>
  <w:style w:type="paragraph" w:customStyle="1" w:styleId="PNBullet">
    <w:name w:val="PN Bullet"/>
    <w:pPr>
      <w:spacing w:after="60"/>
      <w:ind w:left="259" w:hanging="202"/>
    </w:pPr>
    <w:rPr>
      <w:rFonts w:ascii="Arial" w:hAnsi="Arial"/>
      <w:color w:val="000000"/>
      <w:sz w:val="21"/>
    </w:rPr>
  </w:style>
  <w:style w:type="paragraph" w:styleId="Revision">
    <w:name w:val="Revision"/>
    <w:hidden/>
    <w:uiPriority w:val="99"/>
    <w:semiHidden/>
    <w:rsid w:val="008F7448"/>
    <w:pPr>
      <w:spacing w:after="0" w:line="240" w:lineRule="auto"/>
    </w:pPr>
    <w:rPr>
      <w:rFonts w:ascii="Arial" w:hAnsi="Arial"/>
      <w:color w:val="000000"/>
      <w:sz w:val="21"/>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1567</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SPINA Promissory Note — Working Draft</vt:lpstr>
    </vt:vector>
  </TitlesOfParts>
  <Manager/>
  <Company/>
  <LinksUpToDate>false</LinksUpToDate>
  <CharactersWithSpaces>10479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SPINA Promissory Note — Working Draft</dc:title>
  <dc:subject>System-aligned Promissory Note for counsel review</dc:subject>
  <dc:creator>SPINA Lending Company</dc:creator>
  <cp:keywords>SPINA, loan disclosure, working draft, black and white</cp:keywords>
  <dc:description>Working template only. No loan values or signatures are asserted.</dc:description>
  <cp:lastModifiedBy>Julie Marie Gabutero</cp:lastModifiedBy>
  <cp:revision>3</cp:revision>
  <dcterms:created xsi:type="dcterms:W3CDTF">2013-12-23T23:15:00Z</dcterms:created>
  <dcterms:modified xsi:type="dcterms:W3CDTF">2026-09-18T16:37:00Z</dcterms:modified>
  <cp:category/>
</cp:coreProperties>
</file>