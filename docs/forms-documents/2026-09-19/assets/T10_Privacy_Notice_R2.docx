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8900F" w14:textId="77777777" w:rsidR="00CD1F8A" w:rsidRDefault="00000000">
      <w:pPr>
        <w:keepLines/>
        <w:jc w:val="center"/>
      </w:pPr>
      <w:r>
        <w:rPr>
          <w:b/>
        </w:rPr>
        <w:t>{Registered Lender Name}</w:t>
      </w:r>
    </w:p>
    <w:p w14:paraId="29AB641F" w14:textId="77777777" w:rsidR="00CD1F8A" w:rsidRDefault="00000000">
      <w:pPr>
        <w:keepNext/>
        <w:keepLines/>
        <w:pBdr>
          <w:bottom w:val="single" w:sz="5" w:space="1" w:color="A6A6A6"/>
        </w:pBdr>
        <w:shd w:val="clear" w:color="auto" w:fill="F2F2F2"/>
        <w:jc w:val="center"/>
      </w:pPr>
      <w:r>
        <w:rPr>
          <w:b/>
        </w:rPr>
        <w:t>{Registered Office Address}</w:t>
      </w:r>
    </w:p>
    <w:p w14:paraId="2F2CB67B" w14:textId="77777777" w:rsidR="00CD1F8A" w:rsidRDefault="00000000">
      <w:pPr>
        <w:keepNext/>
        <w:keepLines/>
        <w:jc w:val="center"/>
      </w:pPr>
      <w:r>
        <w:rPr>
          <w:b/>
          <w:sz w:val="30"/>
        </w:rPr>
        <w:t>PRIVACY NOTICE</w:t>
      </w:r>
    </w:p>
    <w:p w14:paraId="61614F85" w14:textId="77777777" w:rsidR="00CD1F8A" w:rsidRDefault="00000000">
      <w:pPr>
        <w:keepLines/>
        <w:jc w:val="center"/>
      </w:pPr>
      <w:r>
        <w:rPr>
          <w:i/>
        </w:rPr>
        <w:t>For Loan Application, CIF / Identity Verification, Loan Servicing and Related Transactions</w:t>
      </w:r>
    </w:p>
    <w:p w14:paraId="6D347C0D" w14:textId="77777777" w:rsidR="00CD1F8A" w:rsidRDefault="00000000">
      <w:pPr>
        <w:keepLines/>
        <w:jc w:val="center"/>
      </w:pPr>
      <w:r>
        <w:rPr>
          <w:b/>
        </w:rPr>
        <w:t>SYSTEM-ALIGNED DRAFT FOR COUNSEL / DPO REVIEW</w:t>
      </w:r>
    </w:p>
    <w:p w14:paraId="1187FDA8" w14:textId="77777777" w:rsidR="00CD1F8A" w:rsidRDefault="00000000">
      <w:pPr>
        <w:keepLines/>
        <w:jc w:val="center"/>
      </w:pPr>
      <w:r>
        <w:rPr>
          <w:i/>
        </w:rPr>
        <w:t>Prepared with reference to Republic Act No. 10173 (Data Privacy Act of 2012), its Implementing Rules and Regulations, and applicable NPC issuances.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30"/>
        <w:gridCol w:w="2430"/>
        <w:gridCol w:w="2430"/>
        <w:gridCol w:w="2430"/>
      </w:tblGrid>
      <w:tr w:rsidR="00CD1F8A" w14:paraId="280656C0" w14:textId="77777777">
        <w:trPr>
          <w:cantSplit/>
          <w:jc w:val="center"/>
        </w:trPr>
        <w:tc>
          <w:tcPr>
            <w:tcW w:w="2430" w:type="dxa"/>
            <w:shd w:val="clear" w:color="auto" w:fill="F2F2F2"/>
            <w:tcMar>
              <w:top w:w="55" w:type="dxa"/>
              <w:left w:w="75" w:type="dxa"/>
              <w:bottom w:w="55" w:type="dxa"/>
              <w:right w:w="75" w:type="dxa"/>
            </w:tcMar>
            <w:vAlign w:val="center"/>
          </w:tcPr>
          <w:p w14:paraId="291ABE1F" w14:textId="77777777" w:rsidR="00CD1F8A" w:rsidRDefault="00000000">
            <w:pPr>
              <w:spacing w:after="20" w:line="264" w:lineRule="auto"/>
              <w:jc w:val="center"/>
            </w:pPr>
            <w:r>
              <w:rPr>
                <w:b/>
                <w:sz w:val="20"/>
              </w:rPr>
              <w:t>Privacy Notice Version</w:t>
            </w:r>
          </w:p>
        </w:tc>
        <w:tc>
          <w:tcPr>
            <w:tcW w:w="2430" w:type="dxa"/>
            <w:shd w:val="clear" w:color="auto" w:fill="F2F2F2"/>
            <w:tcMar>
              <w:top w:w="55" w:type="dxa"/>
              <w:left w:w="75" w:type="dxa"/>
              <w:bottom w:w="55" w:type="dxa"/>
              <w:right w:w="75" w:type="dxa"/>
            </w:tcMar>
            <w:vAlign w:val="center"/>
          </w:tcPr>
          <w:p w14:paraId="01FC658F" w14:textId="77777777" w:rsidR="00CD1F8A" w:rsidRDefault="00000000">
            <w:pPr>
              <w:spacing w:after="20" w:line="264" w:lineRule="auto"/>
              <w:jc w:val="center"/>
            </w:pPr>
            <w:r>
              <w:rPr>
                <w:b/>
                <w:sz w:val="20"/>
              </w:rPr>
              <w:t>Effective Date</w:t>
            </w:r>
          </w:p>
        </w:tc>
        <w:tc>
          <w:tcPr>
            <w:tcW w:w="2430" w:type="dxa"/>
            <w:shd w:val="clear" w:color="auto" w:fill="F2F2F2"/>
            <w:tcMar>
              <w:top w:w="55" w:type="dxa"/>
              <w:left w:w="75" w:type="dxa"/>
              <w:bottom w:w="55" w:type="dxa"/>
              <w:right w:w="75" w:type="dxa"/>
            </w:tcMar>
            <w:vAlign w:val="center"/>
          </w:tcPr>
          <w:p w14:paraId="4AD0DE90" w14:textId="77777777" w:rsidR="00CD1F8A" w:rsidRDefault="00000000">
            <w:pPr>
              <w:spacing w:after="20" w:line="264" w:lineRule="auto"/>
              <w:jc w:val="center"/>
            </w:pPr>
            <w:r>
              <w:rPr>
                <w:b/>
                <w:sz w:val="20"/>
              </w:rPr>
              <w:t>Application / Account No.</w:t>
            </w:r>
          </w:p>
        </w:tc>
        <w:tc>
          <w:tcPr>
            <w:tcW w:w="2430" w:type="dxa"/>
            <w:shd w:val="clear" w:color="auto" w:fill="F2F2F2"/>
            <w:tcMar>
              <w:top w:w="55" w:type="dxa"/>
              <w:left w:w="75" w:type="dxa"/>
              <w:bottom w:w="55" w:type="dxa"/>
              <w:right w:w="75" w:type="dxa"/>
            </w:tcMar>
            <w:vAlign w:val="center"/>
          </w:tcPr>
          <w:p w14:paraId="49F71C52" w14:textId="77777777" w:rsidR="00CD1F8A" w:rsidRDefault="00000000">
            <w:pPr>
              <w:spacing w:after="20" w:line="264" w:lineRule="auto"/>
              <w:jc w:val="center"/>
            </w:pPr>
            <w:r>
              <w:rPr>
                <w:b/>
                <w:sz w:val="20"/>
              </w:rPr>
              <w:t>Borrower / Data Subject</w:t>
            </w:r>
          </w:p>
        </w:tc>
      </w:tr>
      <w:tr w:rsidR="00CD1F8A" w14:paraId="6C0EBD51" w14:textId="77777777">
        <w:trPr>
          <w:cantSplit/>
          <w:jc w:val="center"/>
        </w:trPr>
        <w:tc>
          <w:tcPr>
            <w:tcW w:w="2430" w:type="dxa"/>
            <w:tcMar>
              <w:top w:w="55" w:type="dxa"/>
              <w:left w:w="75" w:type="dxa"/>
              <w:bottom w:w="55" w:type="dxa"/>
              <w:right w:w="75" w:type="dxa"/>
            </w:tcMar>
            <w:vAlign w:val="center"/>
          </w:tcPr>
          <w:p w14:paraId="163AB8E1" w14:textId="77777777" w:rsidR="00CD1F8A" w:rsidRDefault="00000000">
            <w:pPr>
              <w:spacing w:after="20" w:line="264" w:lineRule="auto"/>
              <w:jc w:val="center"/>
            </w:pPr>
            <w:r>
              <w:rPr>
                <w:sz w:val="20"/>
              </w:rPr>
              <w:t>[System-generated]</w:t>
            </w:r>
          </w:p>
        </w:tc>
        <w:tc>
          <w:tcPr>
            <w:tcW w:w="2430" w:type="dxa"/>
            <w:tcMar>
              <w:top w:w="55" w:type="dxa"/>
              <w:left w:w="75" w:type="dxa"/>
              <w:bottom w:w="55" w:type="dxa"/>
              <w:right w:w="75" w:type="dxa"/>
            </w:tcMar>
            <w:vAlign w:val="center"/>
          </w:tcPr>
          <w:p w14:paraId="65D33AE5" w14:textId="77777777" w:rsidR="00CD1F8A" w:rsidRDefault="00000000">
            <w:pPr>
              <w:spacing w:after="20" w:line="264" w:lineRule="auto"/>
              <w:jc w:val="center"/>
            </w:pPr>
            <w:r>
              <w:rPr>
                <w:sz w:val="20"/>
              </w:rPr>
              <w:t>[System-generated]</w:t>
            </w:r>
          </w:p>
        </w:tc>
        <w:tc>
          <w:tcPr>
            <w:tcW w:w="2430" w:type="dxa"/>
            <w:tcMar>
              <w:top w:w="55" w:type="dxa"/>
              <w:left w:w="75" w:type="dxa"/>
              <w:bottom w:w="55" w:type="dxa"/>
              <w:right w:w="75" w:type="dxa"/>
            </w:tcMar>
            <w:vAlign w:val="center"/>
          </w:tcPr>
          <w:p w14:paraId="73875501" w14:textId="77777777" w:rsidR="00CD1F8A" w:rsidRDefault="00000000">
            <w:pPr>
              <w:spacing w:after="20" w:line="264" w:lineRule="auto"/>
              <w:jc w:val="center"/>
            </w:pPr>
            <w:r>
              <w:rPr>
                <w:sz w:val="20"/>
              </w:rPr>
              <w:t>[System-generated]</w:t>
            </w:r>
          </w:p>
        </w:tc>
        <w:tc>
          <w:tcPr>
            <w:tcW w:w="2430" w:type="dxa"/>
            <w:tcMar>
              <w:top w:w="55" w:type="dxa"/>
              <w:left w:w="75" w:type="dxa"/>
              <w:bottom w:w="55" w:type="dxa"/>
              <w:right w:w="75" w:type="dxa"/>
            </w:tcMar>
            <w:vAlign w:val="center"/>
          </w:tcPr>
          <w:p w14:paraId="29D50432" w14:textId="77777777" w:rsidR="00CD1F8A" w:rsidRDefault="00000000">
            <w:pPr>
              <w:spacing w:after="20" w:line="264" w:lineRule="auto"/>
              <w:jc w:val="center"/>
            </w:pPr>
            <w:r>
              <w:rPr>
                <w:sz w:val="20"/>
              </w:rPr>
              <w:t>[System-generated]</w:t>
            </w:r>
          </w:p>
        </w:tc>
      </w:tr>
    </w:tbl>
    <w:p w14:paraId="0C81AD63" w14:textId="77777777" w:rsidR="00CD1F8A" w:rsidRDefault="00CD1F8A">
      <w:pPr>
        <w:spacing w:after="0"/>
      </w:pPr>
    </w:p>
    <w:p w14:paraId="65E5643D" w14:textId="77777777" w:rsidR="00CD1F8A" w:rsidRDefault="00000000">
      <w:pPr>
        <w:keepNext/>
        <w:keepLines/>
        <w:pBdr>
          <w:bottom w:val="single" w:sz="8" w:space="4" w:color="A6A6A6"/>
        </w:pBdr>
        <w:spacing w:before="160"/>
      </w:pPr>
      <w:r>
        <w:rPr>
          <w:b/>
          <w:sz w:val="22"/>
        </w:rPr>
        <w:t>1. WHO IS RESPONSIBLE FOR YOUR PERSONAL DATA</w:t>
      </w:r>
    </w:p>
    <w:p w14:paraId="2C43579F" w14:textId="5CCDFEE8" w:rsidR="00CD1F8A" w:rsidRDefault="00000000">
      <w:pPr>
        <w:keepLines/>
      </w:pPr>
      <w:r>
        <w:t xml:space="preserve">{Registered Lender Name} ("SPINA") acts as the personal information controller for the personal data it determines to collect and process in connection with loan applications, Client Information File (CIF) / identity verification, approved loans, payment and account servicing, lawful collection activities, compliance, and related lending operations. </w:t>
      </w:r>
      <w:del w:id="0" w:author="Julie Marie Gabutero" w:date="2026-09-18T20:59:00Z" w16du:dateUtc="2026-09-18T12:59:00Z">
        <w:r w:rsidDel="00060BF4">
          <w:delText>Every lender identity, registered office address and official contact field in this Notice is populated from the same controlled company settings.</w:delText>
        </w:r>
      </w:del>
    </w:p>
    <w:p w14:paraId="4685D01A" w14:textId="73EF07D0" w:rsidR="00060BF4" w:rsidRDefault="00060BF4" w:rsidP="00060BF4">
      <w:pPr>
        <w:keepLines/>
        <w:spacing w:after="0"/>
        <w:rPr>
          <w:ins w:id="1" w:author="Julie Marie Gabutero" w:date="2026-09-18T20:59:00Z" w16du:dateUtc="2026-09-18T12:59:00Z"/>
        </w:rPr>
        <w:pPrChange w:id="2" w:author="Julie Marie Gabutero" w:date="2026-09-18T21:00:00Z" w16du:dateUtc="2026-09-18T13:00:00Z">
          <w:pPr>
            <w:keepLines/>
          </w:pPr>
        </w:pPrChange>
      </w:pPr>
      <w:ins w:id="3" w:author="Julie Marie Gabutero" w:date="2026-09-18T20:59:00Z" w16du:dateUtc="2026-09-18T12:59:00Z">
        <w:r>
          <w:t xml:space="preserve">For </w:t>
        </w:r>
      </w:ins>
      <w:ins w:id="4" w:author="Julie Marie Gabutero" w:date="2026-09-18T21:00:00Z" w16du:dateUtc="2026-09-18T13:00:00Z">
        <w:r>
          <w:t xml:space="preserve">privacy related concerns, request or complaints, you may </w:t>
        </w:r>
      </w:ins>
      <w:ins w:id="5" w:author="Julie Marie Gabutero" w:date="2026-09-18T22:05:00Z" w16du:dateUtc="2026-09-18T14:05:00Z">
        <w:r w:rsidR="002F1798">
          <w:t>contact SPINA’s</w:t>
        </w:r>
      </w:ins>
      <w:ins w:id="6" w:author="Julie Marie Gabutero" w:date="2026-09-18T21:00:00Z" w16du:dateUtc="2026-09-18T13:00:00Z">
        <w:r>
          <w:t xml:space="preserve"> Data Protection Officer</w:t>
        </w:r>
      </w:ins>
      <w:ins w:id="7" w:author="Julie Marie Gabutero" w:date="2026-09-18T22:02:00Z" w16du:dateUtc="2026-09-18T14:02:00Z">
        <w:r w:rsidR="002F1798">
          <w:t xml:space="preserve"> through the </w:t>
        </w:r>
      </w:ins>
      <w:ins w:id="8" w:author="Julie Marie Gabutero" w:date="2026-09-18T22:03:00Z" w16du:dateUtc="2026-09-18T14:03:00Z">
        <w:r w:rsidR="002F1798">
          <w:t xml:space="preserve">contact </w:t>
        </w:r>
      </w:ins>
      <w:ins w:id="9" w:author="Julie Marie Gabutero" w:date="2026-09-18T22:02:00Z" w16du:dateUtc="2026-09-18T14:02:00Z">
        <w:r w:rsidR="002F1798">
          <w:t>d</w:t>
        </w:r>
      </w:ins>
      <w:ins w:id="10" w:author="Julie Marie Gabutero" w:date="2026-09-18T22:03:00Z" w16du:dateUtc="2026-09-18T14:03:00Z">
        <w:r w:rsidR="002F1798">
          <w:t>etails provided in Section 13</w:t>
        </w:r>
      </w:ins>
      <w:ins w:id="11" w:author="Julie Marie Gabutero" w:date="2026-09-18T22:05:00Z" w16du:dateUtc="2026-09-18T14:05:00Z">
        <w:r w:rsidR="002F1798">
          <w:t>.</w:t>
        </w:r>
      </w:ins>
    </w:p>
    <w:p w14:paraId="7F35206D" w14:textId="6AEF29C7" w:rsidR="00060BF4" w:rsidDel="002F1798" w:rsidRDefault="00000000" w:rsidP="00060BF4">
      <w:pPr>
        <w:keepLines/>
        <w:spacing w:after="0"/>
        <w:rPr>
          <w:del w:id="12" w:author="Julie Marie Gabutero" w:date="2026-09-18T22:06:00Z" w16du:dateUtc="2026-09-18T14:06:00Z"/>
        </w:rPr>
        <w:pPrChange w:id="13" w:author="Julie Marie Gabutero" w:date="2026-09-18T21:00:00Z" w16du:dateUtc="2026-09-18T13:00:00Z">
          <w:pPr>
            <w:keepLines/>
          </w:pPr>
        </w:pPrChange>
      </w:pPr>
      <w:del w:id="14" w:author="Julie Marie Gabutero" w:date="2026-09-18T22:06:00Z" w16du:dateUtc="2026-09-18T14:06:00Z">
        <w:r w:rsidDel="002F1798">
          <w:delText>Privacy / Data Protection Contact: [DPO or authorized privacy contact - to be finalized before production use].</w:delText>
        </w:r>
      </w:del>
    </w:p>
    <w:p w14:paraId="46DAF4AC" w14:textId="77777777" w:rsidR="00CD1F8A" w:rsidRDefault="00000000">
      <w:pPr>
        <w:keepNext/>
        <w:keepLines/>
        <w:pBdr>
          <w:bottom w:val="single" w:sz="8" w:space="4" w:color="A6A6A6"/>
        </w:pBdr>
        <w:spacing w:before="160"/>
      </w:pPr>
      <w:r>
        <w:rPr>
          <w:b/>
          <w:sz w:val="22"/>
        </w:rPr>
        <w:t>2. PERSONAL DATA WE MAY PROCESS</w:t>
      </w:r>
    </w:p>
    <w:p w14:paraId="58E954CE" w14:textId="77777777" w:rsidR="00CD1F8A" w:rsidRDefault="00000000">
      <w:pPr>
        <w:keepLines/>
      </w:pPr>
      <w:r>
        <w:t>Depending on the transaction and applicable requirements, SPINA may process only data reasonably necessary for the declared lending and compliance purposes, including:</w:t>
      </w:r>
    </w:p>
    <w:p w14:paraId="0A675960" w14:textId="77777777" w:rsidR="00CD1F8A" w:rsidRDefault="00000000">
      <w:pPr>
        <w:pStyle w:val="ListBullet"/>
        <w:keepLines/>
        <w:ind w:left="317" w:hanging="173"/>
      </w:pPr>
      <w:r>
        <w:rPr>
          <w:sz w:val="21"/>
        </w:rPr>
        <w:t>Basic identity and contact information, such as name, date of birth, civil status, citizenship, address, mobile number and email address;</w:t>
      </w:r>
    </w:p>
    <w:p w14:paraId="39DC78FD" w14:textId="77777777" w:rsidR="00CD1F8A" w:rsidRDefault="00000000">
      <w:pPr>
        <w:pStyle w:val="ListBullet"/>
        <w:keepLines/>
        <w:ind w:left="317" w:hanging="173"/>
      </w:pPr>
      <w:r>
        <w:rPr>
          <w:sz w:val="21"/>
        </w:rPr>
        <w:t>Government-issued identification information and controlled evidence references used for identity verification, including National ID and TIN ID verification evidence where applicable;</w:t>
      </w:r>
    </w:p>
    <w:p w14:paraId="5A1A55D4" w14:textId="77777777" w:rsidR="00CD1F8A" w:rsidRDefault="00000000">
      <w:pPr>
        <w:pStyle w:val="ListBullet"/>
        <w:keepLines/>
        <w:ind w:left="317" w:hanging="173"/>
      </w:pPr>
      <w:r>
        <w:rPr>
          <w:sz w:val="21"/>
        </w:rPr>
        <w:t>CIF information and controlled live-face / selfie / liveness verification evidence or status where applicable to the approved identity-verification workflow;</w:t>
      </w:r>
    </w:p>
    <w:p w14:paraId="3F5B90A4" w14:textId="77777777" w:rsidR="00CD1F8A" w:rsidRDefault="00000000">
      <w:pPr>
        <w:pStyle w:val="ListBullet"/>
        <w:keepLines/>
        <w:ind w:left="317" w:hanging="173"/>
      </w:pPr>
      <w:r>
        <w:rPr>
          <w:sz w:val="21"/>
        </w:rPr>
        <w:t>Employment, business, occupation, professional, income and affordability information;</w:t>
      </w:r>
    </w:p>
    <w:p w14:paraId="36C8A943" w14:textId="77777777" w:rsidR="00CD1F8A" w:rsidRDefault="00000000">
      <w:pPr>
        <w:pStyle w:val="ListBullet"/>
        <w:keepLines/>
        <w:ind w:left="317" w:hanging="173"/>
      </w:pPr>
      <w:r>
        <w:rPr>
          <w:sz w:val="21"/>
        </w:rPr>
        <w:t>Loan application, requested and approved loan terms, purpose, payment frequency, schedule, deductions, disbursement and release information;</w:t>
      </w:r>
    </w:p>
    <w:p w14:paraId="4B124655" w14:textId="77777777" w:rsidR="00CD1F8A" w:rsidRDefault="00000000">
      <w:pPr>
        <w:pStyle w:val="ListBullet"/>
        <w:keepLines/>
        <w:ind w:left="317" w:hanging="173"/>
      </w:pPr>
      <w:r>
        <w:rPr>
          <w:sz w:val="21"/>
        </w:rPr>
        <w:t>Credit, payment, financial, existing-obligation and account-servicing information;</w:t>
      </w:r>
    </w:p>
    <w:p w14:paraId="1721004D" w14:textId="77777777" w:rsidR="00CD1F8A" w:rsidRDefault="00000000">
      <w:pPr>
        <w:pStyle w:val="ListBullet"/>
        <w:keepLines/>
        <w:ind w:left="317" w:hanging="173"/>
      </w:pPr>
      <w:r>
        <w:rPr>
          <w:sz w:val="21"/>
        </w:rPr>
        <w:t>References, employer/business verification information and communications voluntarily supplied or lawfully obtained for evaluation and servicing;</w:t>
      </w:r>
    </w:p>
    <w:p w14:paraId="68154025" w14:textId="77777777" w:rsidR="00CD1F8A" w:rsidRDefault="00000000">
      <w:pPr>
        <w:pStyle w:val="ListBullet"/>
        <w:keepLines/>
        <w:ind w:left="317" w:hanging="173"/>
      </w:pPr>
      <w:r>
        <w:rPr>
          <w:sz w:val="21"/>
        </w:rPr>
        <w:t>Payments, receipts, statements, disputes, delinquency/default servicing, settlement and lawful collection records;</w:t>
      </w:r>
    </w:p>
    <w:p w14:paraId="124AB1CC" w14:textId="77777777" w:rsidR="00CD1F8A" w:rsidRDefault="00000000">
      <w:pPr>
        <w:pStyle w:val="ListBullet"/>
        <w:keepLines/>
        <w:ind w:left="317" w:hanging="173"/>
      </w:pPr>
      <w:r>
        <w:rPr>
          <w:sz w:val="21"/>
        </w:rPr>
        <w:t>Account, authentication, security, audit, device/session and transaction metadata reasonably necessary to operate and protect SPINA systems; and</w:t>
      </w:r>
    </w:p>
    <w:p w14:paraId="5693973B" w14:textId="77777777" w:rsidR="00CD1F8A" w:rsidRDefault="00000000">
      <w:pPr>
        <w:pStyle w:val="ListBullet"/>
        <w:keepLines/>
        <w:ind w:left="317" w:hanging="173"/>
      </w:pPr>
      <w:r>
        <w:rPr>
          <w:sz w:val="21"/>
        </w:rPr>
        <w:t>Signatures, acknowledgments, document-version references, timestamps, actor/witness records and other evidence needed for the integrity of loan and privacy records.</w:t>
      </w:r>
    </w:p>
    <w:p w14:paraId="771D8E25" w14:textId="293048F4" w:rsidR="00CD1F8A" w:rsidRDefault="00000000">
      <w:pPr>
        <w:keepLines/>
      </w:pPr>
      <w:r>
        <w:t>SPINA s</w:t>
      </w:r>
      <w:ins w:id="15" w:author="Julie Marie Gabutero" w:date="2026-09-18T21:02:00Z" w16du:dateUtc="2026-09-18T13:02:00Z">
        <w:r w:rsidR="00060BF4">
          <w:t>hall</w:t>
        </w:r>
      </w:ins>
      <w:del w:id="16" w:author="Julie Marie Gabutero" w:date="2026-09-18T21:02:00Z" w16du:dateUtc="2026-09-18T13:02:00Z">
        <w:r w:rsidDel="00060BF4">
          <w:delText>hould</w:delText>
        </w:r>
      </w:del>
      <w:r>
        <w:t xml:space="preserve"> not collect unrelated or excessive personal data. Raw reusable biometric templates should not be placed in the ordinary lending record. Any future biometric-provider integration or materially different processing requires separate review and updated privacy documentation before production use.</w:t>
      </w:r>
    </w:p>
    <w:p w14:paraId="43E307DE" w14:textId="77777777" w:rsidR="00CD1F8A" w:rsidRDefault="00000000">
      <w:pPr>
        <w:keepNext/>
        <w:keepLines/>
        <w:pBdr>
          <w:bottom w:val="single" w:sz="8" w:space="4" w:color="A6A6A6"/>
        </w:pBdr>
        <w:spacing w:before="160"/>
      </w:pPr>
      <w:r>
        <w:rPr>
          <w:b/>
          <w:sz w:val="22"/>
        </w:rPr>
        <w:t>3. WHY WE PROCESS PERSONAL DATA</w:t>
      </w:r>
    </w:p>
    <w:p w14:paraId="77B1B52C" w14:textId="77777777" w:rsidR="00CD1F8A" w:rsidRDefault="00000000">
      <w:pPr>
        <w:pStyle w:val="ListBullet"/>
        <w:keepLines/>
        <w:ind w:left="317" w:hanging="173"/>
      </w:pPr>
      <w:r>
        <w:rPr>
          <w:sz w:val="21"/>
        </w:rPr>
        <w:t>Receive, evaluate and process loan applications and determine eligibility;</w:t>
      </w:r>
    </w:p>
    <w:p w14:paraId="77805DE7" w14:textId="77777777" w:rsidR="00CD1F8A" w:rsidRDefault="00000000">
      <w:pPr>
        <w:pStyle w:val="ListBullet"/>
        <w:keepLines/>
        <w:ind w:left="317" w:hanging="173"/>
      </w:pPr>
      <w:r>
        <w:rPr>
          <w:sz w:val="21"/>
        </w:rPr>
        <w:t>Create, review, maintain and re-verify the Client Information File (CIF);</w:t>
      </w:r>
    </w:p>
    <w:p w14:paraId="129F701D" w14:textId="77777777" w:rsidR="00CD1F8A" w:rsidRDefault="00000000">
      <w:pPr>
        <w:pStyle w:val="ListBullet"/>
        <w:keepLines/>
        <w:ind w:left="317" w:hanging="173"/>
      </w:pPr>
      <w:r>
        <w:rPr>
          <w:sz w:val="21"/>
        </w:rPr>
        <w:t>Verify identity, submitted information, address and supporting evidence;</w:t>
      </w:r>
    </w:p>
    <w:p w14:paraId="099CD27E" w14:textId="77777777" w:rsidR="00CD1F8A" w:rsidRDefault="00000000">
      <w:pPr>
        <w:pStyle w:val="ListBullet"/>
        <w:keepLines/>
        <w:ind w:left="317" w:hanging="173"/>
      </w:pPr>
      <w:r>
        <w:rPr>
          <w:sz w:val="21"/>
        </w:rPr>
        <w:t>Conduct credit investigation, background verification, affordability and risk assessment;</w:t>
      </w:r>
    </w:p>
    <w:p w14:paraId="6043E9F6" w14:textId="77777777" w:rsidR="00CD1F8A" w:rsidRDefault="00000000">
      <w:pPr>
        <w:pStyle w:val="ListBullet"/>
        <w:keepLines/>
        <w:ind w:left="317" w:hanging="173"/>
      </w:pPr>
      <w:r>
        <w:rPr>
          <w:sz w:val="21"/>
        </w:rPr>
        <w:lastRenderedPageBreak/>
        <w:t>Prepare, validate, execute, store and provide loan disclosures, agreements, promissory notes, schedules, receipts and related records;</w:t>
      </w:r>
    </w:p>
    <w:p w14:paraId="2873796E" w14:textId="77777777" w:rsidR="00CD1F8A" w:rsidRDefault="00000000">
      <w:pPr>
        <w:pStyle w:val="ListBullet"/>
        <w:keepLines/>
        <w:ind w:left="317" w:hanging="173"/>
      </w:pPr>
      <w:r>
        <w:rPr>
          <w:sz w:val="21"/>
        </w:rPr>
        <w:t>Authorize and record loan release/disbursement and maintain payment, balance and statement records;</w:t>
      </w:r>
    </w:p>
    <w:p w14:paraId="71063C7C" w14:textId="77777777" w:rsidR="00CD1F8A" w:rsidRDefault="00000000">
      <w:pPr>
        <w:pStyle w:val="ListBullet"/>
        <w:keepLines/>
        <w:ind w:left="317" w:hanging="173"/>
      </w:pPr>
      <w:r>
        <w:rPr>
          <w:sz w:val="21"/>
        </w:rPr>
        <w:t>Communicate with the borrower about the application, account, payments, notices, servicing, disputes and support;</w:t>
      </w:r>
    </w:p>
    <w:p w14:paraId="174B64D9" w14:textId="77777777" w:rsidR="00CD1F8A" w:rsidRDefault="00000000">
      <w:pPr>
        <w:pStyle w:val="ListBullet"/>
        <w:keepLines/>
        <w:ind w:left="317" w:hanging="173"/>
      </w:pPr>
      <w:r>
        <w:rPr>
          <w:sz w:val="21"/>
        </w:rPr>
        <w:t>Manage delinquency, default, restructuring, settlement and lawful collection activity;</w:t>
      </w:r>
    </w:p>
    <w:p w14:paraId="42689FCA" w14:textId="77777777" w:rsidR="00CD1F8A" w:rsidRDefault="00000000">
      <w:pPr>
        <w:pStyle w:val="ListBullet"/>
        <w:keepLines/>
        <w:ind w:left="317" w:hanging="173"/>
      </w:pPr>
      <w:r>
        <w:rPr>
          <w:sz w:val="21"/>
        </w:rPr>
        <w:t>Prevent, detect, investigate and respond to fraud, unauthorized access and security incidents;</w:t>
      </w:r>
    </w:p>
    <w:p w14:paraId="42C6E2BF" w14:textId="77777777" w:rsidR="00CD1F8A" w:rsidRDefault="00000000">
      <w:pPr>
        <w:pStyle w:val="ListBullet"/>
        <w:keepLines/>
        <w:ind w:left="317" w:hanging="173"/>
      </w:pPr>
      <w:r>
        <w:rPr>
          <w:sz w:val="21"/>
        </w:rPr>
        <w:t>Comply with applicable laws, lawful regulatory requirements, court orders, audits, accounting and recordkeeping obligations; and</w:t>
      </w:r>
    </w:p>
    <w:p w14:paraId="62F59579" w14:textId="77777777" w:rsidR="00CD1F8A" w:rsidRDefault="00000000">
      <w:pPr>
        <w:pStyle w:val="ListBullet"/>
        <w:keepLines/>
        <w:ind w:left="317" w:hanging="173"/>
      </w:pPr>
      <w:r>
        <w:rPr>
          <w:sz w:val="21"/>
        </w:rPr>
        <w:t>Establish, exercise or defend lawful claims and maintain auditable business records.</w:t>
      </w:r>
    </w:p>
    <w:p w14:paraId="027425DE" w14:textId="77777777" w:rsidR="00CD1F8A" w:rsidRDefault="00000000">
      <w:pPr>
        <w:keepNext/>
        <w:keepLines/>
        <w:pBdr>
          <w:bottom w:val="single" w:sz="8" w:space="4" w:color="A6A6A6"/>
        </w:pBdr>
        <w:spacing w:before="160"/>
      </w:pPr>
      <w:r>
        <w:rPr>
          <w:b/>
          <w:sz w:val="22"/>
        </w:rPr>
        <w:t>4. LAWFUL BASES FOR PROCESSING</w:t>
      </w:r>
    </w:p>
    <w:p w14:paraId="3CDD6022" w14:textId="0C5D6243" w:rsidR="00CD1F8A" w:rsidRDefault="00000000">
      <w:pPr>
        <w:keepLines/>
      </w:pPr>
      <w:r>
        <w:t xml:space="preserve">SPINA does not rely on consent for every processing activity. Depending on the data and purpose, processing may be based on the borrower's consent where required; steps requested by the borrower before entering into a loan agreement; performance or administration of an approved lending relationship; compliance with legal or regulatory obligations; protection of lawful rights and claims; or legitimate interests where permitted and not overridden by the borrower's fundamental rights and freedoms. </w:t>
      </w:r>
      <w:ins w:id="17" w:author="Julie Marie Gabutero" w:date="2026-09-18T21:06:00Z" w16du:dateUtc="2026-09-18T13:06:00Z">
        <w:r w:rsidR="00060BF4" w:rsidRPr="00060BF4">
          <w:t>Sensitive personal information shall be processed only when permitted by applicable law and subject to appropriate safeguards</w:t>
        </w:r>
      </w:ins>
      <w:del w:id="18" w:author="Julie Marie Gabutero" w:date="2026-09-18T21:06:00Z" w16du:dateUtc="2026-09-18T13:06:00Z">
        <w:r w:rsidDel="00060BF4">
          <w:delText>Sensitive personal information is processed only when an applicable lawful basis permits it</w:delText>
        </w:r>
      </w:del>
      <w:r>
        <w:t>. Optional consent is kept separate from processing necessary for the loan or required by law.</w:t>
      </w:r>
    </w:p>
    <w:p w14:paraId="13BDD1D2" w14:textId="77777777" w:rsidR="00CD1F8A" w:rsidRDefault="00000000">
      <w:pPr>
        <w:keepNext/>
        <w:keepLines/>
        <w:pBdr>
          <w:bottom w:val="single" w:sz="8" w:space="4" w:color="A6A6A6"/>
        </w:pBdr>
        <w:spacing w:before="160"/>
      </w:pPr>
      <w:r>
        <w:rPr>
          <w:b/>
          <w:sz w:val="22"/>
        </w:rPr>
        <w:t>5. WHERE PERSONAL DATA MAY COME FROM</w:t>
      </w:r>
    </w:p>
    <w:p w14:paraId="74272B1F" w14:textId="77777777" w:rsidR="00CD1F8A" w:rsidRDefault="00000000">
      <w:pPr>
        <w:keepLines/>
      </w:pPr>
      <w:r>
        <w:t>Personal data may come directly from the borrower, from documents and evidence the borrower submits, from stated references/employers/businesses contacted for lawful verification, from SPINA's own transaction and servicing records, and from lawful public, regulatory, verification, payment, credit-information or service-provider sources where SPINA is authorized to use them. The exact source and verification evidence should be auditable in SPINA where required.</w:t>
      </w:r>
    </w:p>
    <w:p w14:paraId="1DAE2931" w14:textId="77777777" w:rsidR="00CD1F8A" w:rsidRDefault="00000000">
      <w:pPr>
        <w:keepNext/>
        <w:keepLines/>
        <w:pBdr>
          <w:bottom w:val="single" w:sz="8" w:space="4" w:color="A6A6A6"/>
        </w:pBdr>
        <w:spacing w:before="160"/>
      </w:pPr>
      <w:r>
        <w:rPr>
          <w:b/>
          <w:sz w:val="22"/>
        </w:rPr>
        <w:t>6. WHO MAY RECEIVE PERSONAL DATA</w:t>
      </w:r>
    </w:p>
    <w:p w14:paraId="3D6F0A0D" w14:textId="77777777" w:rsidR="00CD1F8A" w:rsidRDefault="00000000">
      <w:pPr>
        <w:keepLines/>
      </w:pPr>
      <w:r>
        <w:t>SPINA may disclose only the information reasonably necessary for a lawful and stated purpose to authorized employees and representatives; contracted service providers or processors; payment or disbursement providers; professional advisers, auditors or insurers where applicable; lawful credit-information or verification providers where actually used; regulators, courts and government authorities; and other persons where disclosure is required or permitted by law. Recipients must be limited to what is necessary for the applicable purpose and appropriate contractual, organizational and security safeguards should be applied.</w:t>
      </w:r>
    </w:p>
    <w:p w14:paraId="67E178F9" w14:textId="77777777" w:rsidR="00CD1F8A" w:rsidRDefault="00000000">
      <w:pPr>
        <w:keepNext/>
        <w:keepLines/>
        <w:pBdr>
          <w:bottom w:val="single" w:sz="8" w:space="4" w:color="A6A6A6"/>
        </w:pBdr>
        <w:spacing w:before="160"/>
      </w:pPr>
      <w:r>
        <w:rPr>
          <w:b/>
          <w:sz w:val="22"/>
        </w:rPr>
        <w:t>7. IDENTITY, CIF AND LIVE-FACE / LIVENESS PROCESSING</w:t>
      </w:r>
    </w:p>
    <w:p w14:paraId="777CD01C" w14:textId="77777777" w:rsidR="005949A8" w:rsidRDefault="00000000">
      <w:pPr>
        <w:keepLines/>
        <w:rPr>
          <w:ins w:id="19" w:author="Julie Marie Gabutero" w:date="2026-09-18T21:15:00Z" w16du:dateUtc="2026-09-18T13:15:00Z"/>
        </w:rPr>
      </w:pPr>
      <w:r>
        <w:t xml:space="preserve">For a new borrower, SPINA may use approved identity-verification evidence and live-face / selfie / liveness evidence to establish and protect the borrower's baseline identity record, prevent impersonation and fraud, and support later re-verification. The ordinary lending record should store controlled evidence references, verification results and audit data rather than unnecessary raw identity media or reusable biometric templates. </w:t>
      </w:r>
    </w:p>
    <w:p w14:paraId="4FEAEA02" w14:textId="4A27E4AE" w:rsidR="00CD1F8A" w:rsidRDefault="005949A8">
      <w:pPr>
        <w:keepLines/>
      </w:pPr>
      <w:ins w:id="20" w:author="Julie Marie Gabutero" w:date="2026-09-18T21:15:00Z" w16du:dateUtc="2026-09-18T13:15:00Z">
        <w:r w:rsidRPr="005949A8">
          <w:t>SPIN does not currently use any live biometric or identity-provider integrations. If SPIN subsequently introduces any live biometric or identity-provider integration, the relevant provider, integration method, data retention period, security safeguards, and other applicable privacy considerations must be assessed and reflected in the then-current Privacy Notice before the integration is used in production.</w:t>
        </w:r>
      </w:ins>
      <w:del w:id="21" w:author="Julie Marie Gabutero" w:date="2026-09-18T21:12:00Z" w16du:dateUtc="2026-09-18T13:12:00Z">
        <w:r w:rsidR="00000000" w:rsidDel="005949A8">
          <w:delText xml:space="preserve">If </w:delText>
        </w:r>
      </w:del>
      <w:del w:id="22" w:author="Julie Marie Gabutero" w:date="2026-09-18T21:15:00Z" w16du:dateUtc="2026-09-18T13:15:00Z">
        <w:r w:rsidR="00000000" w:rsidDel="005949A8">
          <w:delText>SPINA later introduces a live biometric or identity-provider integration, the provider, method, retention and safeguards must be assessed and reflected in the then-current Privacy Notice before production use.</w:delText>
        </w:r>
      </w:del>
    </w:p>
    <w:p w14:paraId="02202ABE" w14:textId="77777777" w:rsidR="00CD1F8A" w:rsidRDefault="00000000">
      <w:pPr>
        <w:keepNext/>
        <w:keepLines/>
        <w:pBdr>
          <w:bottom w:val="single" w:sz="8" w:space="4" w:color="A6A6A6"/>
        </w:pBdr>
        <w:spacing w:before="160"/>
      </w:pPr>
      <w:r>
        <w:rPr>
          <w:b/>
          <w:sz w:val="22"/>
        </w:rPr>
        <w:t>8. AUTOMATED DECISION-MAKING AND PROFILING</w:t>
      </w:r>
    </w:p>
    <w:p w14:paraId="5ABF63D8" w14:textId="77777777" w:rsidR="005949A8" w:rsidRDefault="005949A8">
      <w:pPr>
        <w:keepLines/>
        <w:rPr>
          <w:ins w:id="23" w:author="Julie Marie Gabutero" w:date="2026-09-18T21:18:00Z" w16du:dateUtc="2026-09-18T13:18:00Z"/>
        </w:rPr>
      </w:pPr>
      <w:ins w:id="24" w:author="Julie Marie Gabutero" w:date="2026-09-18T21:18:00Z" w16du:dateUtc="2026-09-18T13:18:00Z">
        <w:r w:rsidRPr="005949A8">
          <w:t xml:space="preserve">SPINA may use automated calculations, validation rules, risk indicators, or similar tools to assist in the evaluation and administration of loan applications and </w:t>
        </w:r>
        <w:proofErr w:type="spellStart"/>
        <w:r w:rsidRPr="005949A8">
          <w:t>accounts.</w:t>
        </w:r>
      </w:ins>
    </w:p>
    <w:p w14:paraId="6C389FA8" w14:textId="77777777" w:rsidR="00D26E8A" w:rsidRDefault="00000000">
      <w:pPr>
        <w:keepLines/>
        <w:rPr>
          <w:ins w:id="25" w:author="Julie Marie Gabutero" w:date="2026-09-18T21:19:00Z" w16du:dateUtc="2026-09-18T13:19:00Z"/>
        </w:rPr>
      </w:pPr>
      <w:proofErr w:type="spellEnd"/>
      <w:del w:id="26" w:author="Julie Marie Gabutero" w:date="2026-09-18T21:18:00Z" w16du:dateUtc="2026-09-18T13:18:00Z">
        <w:r w:rsidDel="005949A8">
          <w:delText xml:space="preserve">Current </w:delText>
        </w:r>
      </w:del>
      <w:ins w:id="27" w:author="Julie Marie Gabutero" w:date="2026-09-18T21:18:00Z" w16du:dateUtc="2026-09-18T13:18:00Z">
        <w:r w:rsidR="005949A8">
          <w:t>L</w:t>
        </w:r>
      </w:ins>
      <w:del w:id="28" w:author="Julie Marie Gabutero" w:date="2026-09-18T21:18:00Z" w16du:dateUtc="2026-09-18T13:18:00Z">
        <w:r w:rsidDel="005949A8">
          <w:delText>l</w:delText>
        </w:r>
      </w:del>
      <w:r>
        <w:t>oan approval</w:t>
      </w:r>
      <w:ins w:id="29" w:author="Julie Marie Gabutero" w:date="2026-09-18T21:16:00Z" w16du:dateUtc="2026-09-18T13:16:00Z">
        <w:r w:rsidR="005949A8">
          <w:t xml:space="preserve"> decisions are </w:t>
        </w:r>
      </w:ins>
      <w:del w:id="30" w:author="Julie Marie Gabutero" w:date="2026-09-18T21:16:00Z" w16du:dateUtc="2026-09-18T13:16:00Z">
        <w:r w:rsidDel="005949A8">
          <w:delText xml:space="preserve"> is </w:delText>
        </w:r>
      </w:del>
      <w:r>
        <w:t xml:space="preserve">not intended to be </w:t>
      </w:r>
      <w:del w:id="31" w:author="Julie Marie Gabutero" w:date="2026-09-18T21:16:00Z" w16du:dateUtc="2026-09-18T13:16:00Z">
        <w:r w:rsidDel="005949A8">
          <w:delText xml:space="preserve">made </w:delText>
        </w:r>
      </w:del>
      <w:ins w:id="32" w:author="Julie Marie Gabutero" w:date="2026-09-18T21:16:00Z" w16du:dateUtc="2026-09-18T13:16:00Z">
        <w:r w:rsidR="005949A8">
          <w:t>based</w:t>
        </w:r>
        <w:r w:rsidR="005949A8">
          <w:t xml:space="preserve"> </w:t>
        </w:r>
      </w:ins>
      <w:r>
        <w:t xml:space="preserve">solely by an automated system. </w:t>
      </w:r>
      <w:ins w:id="33" w:author="Julie Marie Gabutero" w:date="2026-09-18T21:19:00Z" w16du:dateUtc="2026-09-18T13:19:00Z">
        <w:r w:rsidR="00D26E8A" w:rsidRPr="00D26E8A">
          <w:t>Final loan approval remains subject to the Company's authorized approval process.</w:t>
        </w:r>
      </w:ins>
      <w:del w:id="34" w:author="Julie Marie Gabutero" w:date="2026-09-18T21:19:00Z" w16du:dateUtc="2026-09-18T13:19:00Z">
        <w:r w:rsidDel="00D26E8A">
          <w:delText>SPINA may use calculations, validation rules and risk indicators to assist evaluation, but Management remains responsible for the authoritative loan approval decision.</w:delText>
        </w:r>
      </w:del>
      <w:r>
        <w:t xml:space="preserve"> </w:t>
      </w:r>
    </w:p>
    <w:p w14:paraId="27147099" w14:textId="465CABD3" w:rsidR="00CD1F8A" w:rsidRDefault="00000000">
      <w:pPr>
        <w:keepLines/>
      </w:pPr>
      <w:r>
        <w:lastRenderedPageBreak/>
        <w:t>If SPINA later introduces automated decision-making or profiling that materially affects a borrower, this Notice must be updated to explain the method, significance and consequences as required by applicable law.</w:t>
      </w:r>
    </w:p>
    <w:p w14:paraId="5630728D" w14:textId="77777777" w:rsidR="00CD1F8A" w:rsidRDefault="00000000">
      <w:pPr>
        <w:keepNext/>
        <w:keepLines/>
        <w:pBdr>
          <w:bottom w:val="single" w:sz="8" w:space="4" w:color="A6A6A6"/>
        </w:pBdr>
        <w:spacing w:before="160"/>
      </w:pPr>
      <w:r>
        <w:rPr>
          <w:b/>
          <w:sz w:val="22"/>
        </w:rPr>
        <w:t>9. RETENTION AND DISPOSAL</w:t>
      </w:r>
    </w:p>
    <w:p w14:paraId="1BA77B51" w14:textId="76B5E928" w:rsidR="00CD1F8A" w:rsidRDefault="00000000">
      <w:pPr>
        <w:keepLines/>
      </w:pPr>
      <w:r>
        <w:t>SPINA retains personal data only for as long as necessary for the declared purpose, the lending relationship, applicable legal or regulatory requirements, legitimate recordkeeping, and the establishment, exercise or defense of legal claims. Exact retention periods or disposal triggers must follow SPINA's approved retention schedule</w:t>
      </w:r>
      <w:ins w:id="35" w:author="Julie Marie Gabutero" w:date="2026-09-18T21:22:00Z" w16du:dateUtc="2026-09-18T13:22:00Z">
        <w:r w:rsidR="00D26E8A">
          <w:t xml:space="preserve"> </w:t>
        </w:r>
      </w:ins>
      <w:ins w:id="36" w:author="Julie Marie Gabutero" w:date="2026-09-18T21:23:00Z" w16du:dateUtc="2026-09-18T13:23:00Z">
        <w:r w:rsidR="00D26E8A">
          <w:t>and applicable legal and</w:t>
        </w:r>
      </w:ins>
      <w:ins w:id="37" w:author="Julie Marie Gabutero" w:date="2026-09-18T21:22:00Z" w16du:dateUtc="2026-09-18T13:22:00Z">
        <w:r w:rsidR="00D26E8A">
          <w:t xml:space="preserve"> regulatory requirements</w:t>
        </w:r>
      </w:ins>
      <w:r>
        <w:t>. Before production use, the DPO / counsel should finalize the applicable retention schedule for CIF / identity evidence, loan and payment records, signed documents, notices, audit logs, security records and unsuccessful applications. When retention is no longer justified, records should be securely deleted, destroyed, anonymized or otherwise disposed of in accordance with approved procedures.</w:t>
      </w:r>
    </w:p>
    <w:p w14:paraId="0332A214" w14:textId="77777777" w:rsidR="00CD1F8A" w:rsidRDefault="00000000">
      <w:pPr>
        <w:keepNext/>
        <w:keepLines/>
        <w:pBdr>
          <w:bottom w:val="single" w:sz="5" w:space="1" w:color="A6A6A6"/>
        </w:pBdr>
        <w:shd w:val="clear" w:color="auto" w:fill="F2F2F2"/>
        <w:spacing w:before="160"/>
      </w:pPr>
      <w:r>
        <w:rPr>
          <w:b/>
          <w:sz w:val="22"/>
        </w:rPr>
        <w:t>10. HOW WE PROTECT PERSONAL DATA</w:t>
      </w:r>
    </w:p>
    <w:p w14:paraId="48808FF7" w14:textId="77777777" w:rsidR="00CD1F8A" w:rsidRDefault="00000000">
      <w:pPr>
        <w:keepLines/>
      </w:pPr>
      <w:r>
        <w:t>SPINA should maintain reasonable and appropriate organizational, physical and technical safeguards for confidentiality, integrity and availability of personal data. These may include role-based access, authenticated user accounts, least-privilege controls, audit logs, controlled document versioning, secure backups, encryption or equivalent protections where appropriate, staff confidentiality obligations, security monitoring and incident-response procedures. Access is limited to persons who need the data for authorized work.</w:t>
      </w:r>
    </w:p>
    <w:p w14:paraId="071FC124" w14:textId="77777777" w:rsidR="00CD1F8A" w:rsidRDefault="00000000">
      <w:pPr>
        <w:keepNext/>
        <w:keepLines/>
        <w:pBdr>
          <w:bottom w:val="single" w:sz="5" w:space="1" w:color="A6A6A6"/>
        </w:pBdr>
        <w:shd w:val="clear" w:color="auto" w:fill="F2F2F2"/>
        <w:spacing w:before="160"/>
      </w:pPr>
      <w:r>
        <w:rPr>
          <w:b/>
          <w:sz w:val="22"/>
        </w:rPr>
        <w:t>11. YOUR RIGHTS AS A DATA SUBJECT</w:t>
      </w:r>
    </w:p>
    <w:p w14:paraId="706C077E" w14:textId="77777777" w:rsidR="00F1582E" w:rsidRDefault="00000000" w:rsidP="00F1582E">
      <w:pPr>
        <w:keepLines/>
        <w:spacing w:after="0"/>
        <w:rPr>
          <w:ins w:id="38" w:author="Julie Marie Gabutero" w:date="2026-09-18T21:30:00Z" w16du:dateUtc="2026-09-18T13:30:00Z"/>
        </w:rPr>
        <w:pPrChange w:id="39" w:author="Julie Marie Gabutero" w:date="2026-09-18T21:30:00Z" w16du:dateUtc="2026-09-18T13:30:00Z">
          <w:pPr>
            <w:keepLines/>
          </w:pPr>
        </w:pPrChange>
      </w:pPr>
      <w:r>
        <w:t xml:space="preserve">Subject to applicable law and lawful limitations, a borrower </w:t>
      </w:r>
      <w:proofErr w:type="gramStart"/>
      <w:ins w:id="40" w:author="Julie Marie Gabutero" w:date="2026-09-18T21:30:00Z" w16du:dateUtc="2026-09-18T13:30:00Z">
        <w:r w:rsidR="00F1582E">
          <w:t>have</w:t>
        </w:r>
        <w:proofErr w:type="gramEnd"/>
        <w:r w:rsidR="00F1582E">
          <w:t xml:space="preserve"> the right to: </w:t>
        </w:r>
      </w:ins>
    </w:p>
    <w:p w14:paraId="3BBB0D27" w14:textId="4C85FB2E" w:rsidR="00F1582E" w:rsidRDefault="00F1582E" w:rsidP="00F1582E">
      <w:pPr>
        <w:pStyle w:val="ListParagraph"/>
        <w:keepLines/>
        <w:numPr>
          <w:ilvl w:val="0"/>
          <w:numId w:val="10"/>
        </w:numPr>
        <w:spacing w:after="0"/>
        <w:ind w:left="426"/>
        <w:rPr>
          <w:ins w:id="41" w:author="Julie Marie Gabutero" w:date="2026-09-18T21:30:00Z" w16du:dateUtc="2026-09-18T13:30:00Z"/>
        </w:rPr>
        <w:pPrChange w:id="42" w:author="Julie Marie Gabutero" w:date="2026-09-18T21:30:00Z" w16du:dateUtc="2026-09-18T13:30:00Z">
          <w:pPr>
            <w:pStyle w:val="ListParagraph"/>
            <w:keepLines/>
            <w:numPr>
              <w:numId w:val="10"/>
            </w:numPr>
            <w:ind w:hanging="360"/>
          </w:pPr>
        </w:pPrChange>
      </w:pPr>
      <w:ins w:id="43" w:author="Julie Marie Gabutero" w:date="2026-09-18T21:30:00Z" w16du:dateUtc="2026-09-18T13:30:00Z">
        <w:r>
          <w:t xml:space="preserve">Be informed about the processing of </w:t>
        </w:r>
      </w:ins>
      <w:ins w:id="44" w:author="Julie Marie Gabutero" w:date="2026-09-18T21:32:00Z" w16du:dateUtc="2026-09-18T13:32:00Z">
        <w:r>
          <w:t xml:space="preserve">the his/her </w:t>
        </w:r>
      </w:ins>
      <w:ins w:id="45" w:author="Julie Marie Gabutero" w:date="2026-09-18T21:30:00Z" w16du:dateUtc="2026-09-18T13:30:00Z">
        <w:r>
          <w:t>personal information;</w:t>
        </w:r>
      </w:ins>
    </w:p>
    <w:p w14:paraId="11F46FA8" w14:textId="59285BF6" w:rsidR="00F1582E" w:rsidRDefault="00F1582E" w:rsidP="00F1582E">
      <w:pPr>
        <w:pStyle w:val="ListParagraph"/>
        <w:keepLines/>
        <w:numPr>
          <w:ilvl w:val="0"/>
          <w:numId w:val="10"/>
        </w:numPr>
        <w:spacing w:after="0"/>
        <w:ind w:left="426"/>
        <w:rPr>
          <w:ins w:id="46" w:author="Julie Marie Gabutero" w:date="2026-09-18T21:30:00Z" w16du:dateUtc="2026-09-18T13:30:00Z"/>
        </w:rPr>
        <w:pPrChange w:id="47" w:author="Julie Marie Gabutero" w:date="2026-09-18T21:30:00Z" w16du:dateUtc="2026-09-18T13:30:00Z">
          <w:pPr>
            <w:pStyle w:val="ListParagraph"/>
            <w:keepLines/>
            <w:numPr>
              <w:numId w:val="10"/>
            </w:numPr>
            <w:ind w:hanging="360"/>
          </w:pPr>
        </w:pPrChange>
      </w:pPr>
      <w:ins w:id="48" w:author="Julie Marie Gabutero" w:date="2026-09-18T21:30:00Z" w16du:dateUtc="2026-09-18T13:30:00Z">
        <w:r>
          <w:t xml:space="preserve">Access </w:t>
        </w:r>
      </w:ins>
      <w:ins w:id="49" w:author="Julie Marie Gabutero" w:date="2026-09-18T21:32:00Z" w16du:dateUtc="2026-09-18T13:32:00Z">
        <w:r>
          <w:t xml:space="preserve">his/her </w:t>
        </w:r>
      </w:ins>
      <w:ins w:id="50" w:author="Julie Marie Gabutero" w:date="2026-09-18T21:30:00Z" w16du:dateUtc="2026-09-18T13:30:00Z">
        <w:r>
          <w:t>personal information and certain information regarding its processing;</w:t>
        </w:r>
      </w:ins>
    </w:p>
    <w:p w14:paraId="696C3561" w14:textId="77777777" w:rsidR="00F1582E" w:rsidRDefault="00F1582E" w:rsidP="00F1582E">
      <w:pPr>
        <w:pStyle w:val="ListParagraph"/>
        <w:keepLines/>
        <w:numPr>
          <w:ilvl w:val="0"/>
          <w:numId w:val="10"/>
        </w:numPr>
        <w:spacing w:after="0"/>
        <w:ind w:left="426"/>
        <w:rPr>
          <w:ins w:id="51" w:author="Julie Marie Gabutero" w:date="2026-09-18T21:30:00Z" w16du:dateUtc="2026-09-18T13:30:00Z"/>
        </w:rPr>
        <w:pPrChange w:id="52" w:author="Julie Marie Gabutero" w:date="2026-09-18T21:30:00Z" w16du:dateUtc="2026-09-18T13:30:00Z">
          <w:pPr>
            <w:pStyle w:val="ListParagraph"/>
            <w:keepLines/>
            <w:numPr>
              <w:numId w:val="10"/>
            </w:numPr>
            <w:ind w:hanging="360"/>
          </w:pPr>
        </w:pPrChange>
      </w:pPr>
      <w:ins w:id="53" w:author="Julie Marie Gabutero" w:date="2026-09-18T21:30:00Z" w16du:dateUtc="2026-09-18T13:30:00Z">
        <w:r>
          <w:t>Correct or rectify inaccurate, incomplete, or outdated personal information;</w:t>
        </w:r>
      </w:ins>
    </w:p>
    <w:p w14:paraId="7748B0AA" w14:textId="77777777" w:rsidR="00F1582E" w:rsidRDefault="00F1582E" w:rsidP="00F1582E">
      <w:pPr>
        <w:pStyle w:val="ListParagraph"/>
        <w:keepLines/>
        <w:numPr>
          <w:ilvl w:val="0"/>
          <w:numId w:val="10"/>
        </w:numPr>
        <w:spacing w:after="0"/>
        <w:ind w:left="426"/>
        <w:rPr>
          <w:ins w:id="54" w:author="Julie Marie Gabutero" w:date="2026-09-18T21:30:00Z" w16du:dateUtc="2026-09-18T13:30:00Z"/>
        </w:rPr>
        <w:pPrChange w:id="55" w:author="Julie Marie Gabutero" w:date="2026-09-18T21:30:00Z" w16du:dateUtc="2026-09-18T13:30:00Z">
          <w:pPr>
            <w:pStyle w:val="ListParagraph"/>
            <w:keepLines/>
            <w:numPr>
              <w:numId w:val="10"/>
            </w:numPr>
            <w:ind w:hanging="360"/>
          </w:pPr>
        </w:pPrChange>
      </w:pPr>
      <w:ins w:id="56" w:author="Julie Marie Gabutero" w:date="2026-09-18T21:30:00Z" w16du:dateUtc="2026-09-18T13:30:00Z">
        <w:r>
          <w:t>Object to certain forms of processing, where permitted by law;</w:t>
        </w:r>
      </w:ins>
    </w:p>
    <w:p w14:paraId="3AAE4F36" w14:textId="77777777" w:rsidR="00F1582E" w:rsidRDefault="00F1582E" w:rsidP="00F1582E">
      <w:pPr>
        <w:pStyle w:val="ListParagraph"/>
        <w:keepLines/>
        <w:numPr>
          <w:ilvl w:val="0"/>
          <w:numId w:val="10"/>
        </w:numPr>
        <w:spacing w:after="0"/>
        <w:ind w:left="426"/>
        <w:rPr>
          <w:ins w:id="57" w:author="Julie Marie Gabutero" w:date="2026-09-18T21:30:00Z" w16du:dateUtc="2026-09-18T13:30:00Z"/>
        </w:rPr>
        <w:pPrChange w:id="58" w:author="Julie Marie Gabutero" w:date="2026-09-18T21:30:00Z" w16du:dateUtc="2026-09-18T13:30:00Z">
          <w:pPr>
            <w:pStyle w:val="ListParagraph"/>
            <w:keepLines/>
            <w:numPr>
              <w:numId w:val="10"/>
            </w:numPr>
            <w:ind w:hanging="360"/>
          </w:pPr>
        </w:pPrChange>
      </w:pPr>
      <w:ins w:id="59" w:author="Julie Marie Gabutero" w:date="2026-09-18T21:30:00Z" w16du:dateUtc="2026-09-18T13:30:00Z">
        <w:r>
          <w:t>Request blocking, removal, or destruction of personal information when the conditions provided by law are met;</w:t>
        </w:r>
      </w:ins>
    </w:p>
    <w:p w14:paraId="4C21A25C" w14:textId="77777777" w:rsidR="00F1582E" w:rsidRDefault="00F1582E" w:rsidP="00F1582E">
      <w:pPr>
        <w:pStyle w:val="ListParagraph"/>
        <w:keepLines/>
        <w:numPr>
          <w:ilvl w:val="0"/>
          <w:numId w:val="10"/>
        </w:numPr>
        <w:spacing w:after="0"/>
        <w:ind w:left="426"/>
        <w:rPr>
          <w:ins w:id="60" w:author="Julie Marie Gabutero" w:date="2026-09-18T21:30:00Z" w16du:dateUtc="2026-09-18T13:30:00Z"/>
        </w:rPr>
        <w:pPrChange w:id="61" w:author="Julie Marie Gabutero" w:date="2026-09-18T21:30:00Z" w16du:dateUtc="2026-09-18T13:30:00Z">
          <w:pPr>
            <w:pStyle w:val="ListParagraph"/>
            <w:keepLines/>
            <w:numPr>
              <w:numId w:val="10"/>
            </w:numPr>
            <w:ind w:hanging="360"/>
          </w:pPr>
        </w:pPrChange>
      </w:pPr>
      <w:ins w:id="62" w:author="Julie Marie Gabutero" w:date="2026-09-18T21:30:00Z" w16du:dateUtc="2026-09-18T13:30:00Z">
        <w:r>
          <w:t>Data portability, where applicable;</w:t>
        </w:r>
      </w:ins>
    </w:p>
    <w:p w14:paraId="415E71CC" w14:textId="77777777" w:rsidR="00F1582E" w:rsidRDefault="00F1582E" w:rsidP="00F1582E">
      <w:pPr>
        <w:pStyle w:val="ListParagraph"/>
        <w:keepLines/>
        <w:numPr>
          <w:ilvl w:val="0"/>
          <w:numId w:val="10"/>
        </w:numPr>
        <w:spacing w:after="0"/>
        <w:ind w:left="426"/>
        <w:rPr>
          <w:ins w:id="63" w:author="Julie Marie Gabutero" w:date="2026-09-18T21:30:00Z" w16du:dateUtc="2026-09-18T13:30:00Z"/>
        </w:rPr>
        <w:pPrChange w:id="64" w:author="Julie Marie Gabutero" w:date="2026-09-18T21:30:00Z" w16du:dateUtc="2026-09-18T13:30:00Z">
          <w:pPr>
            <w:pStyle w:val="ListParagraph"/>
            <w:keepLines/>
            <w:numPr>
              <w:numId w:val="10"/>
            </w:numPr>
            <w:ind w:hanging="360"/>
          </w:pPr>
        </w:pPrChange>
      </w:pPr>
      <w:ins w:id="65" w:author="Julie Marie Gabutero" w:date="2026-09-18T21:30:00Z" w16du:dateUtc="2026-09-18T13:30:00Z">
        <w:r>
          <w:t>Withdraw consent, where processing is based on consent, subject to applicable law;</w:t>
        </w:r>
      </w:ins>
    </w:p>
    <w:p w14:paraId="5F4078CC" w14:textId="77777777" w:rsidR="00F1582E" w:rsidRDefault="00F1582E" w:rsidP="00F1582E">
      <w:pPr>
        <w:pStyle w:val="ListParagraph"/>
        <w:keepLines/>
        <w:numPr>
          <w:ilvl w:val="0"/>
          <w:numId w:val="10"/>
        </w:numPr>
        <w:spacing w:after="0"/>
        <w:ind w:left="426"/>
        <w:rPr>
          <w:ins w:id="66" w:author="Julie Marie Gabutero" w:date="2026-09-18T21:30:00Z" w16du:dateUtc="2026-09-18T13:30:00Z"/>
        </w:rPr>
        <w:pPrChange w:id="67" w:author="Julie Marie Gabutero" w:date="2026-09-18T21:30:00Z" w16du:dateUtc="2026-09-18T13:30:00Z">
          <w:pPr>
            <w:pStyle w:val="ListParagraph"/>
            <w:keepLines/>
            <w:numPr>
              <w:numId w:val="10"/>
            </w:numPr>
            <w:ind w:hanging="360"/>
          </w:pPr>
        </w:pPrChange>
      </w:pPr>
      <w:ins w:id="68" w:author="Julie Marie Gabutero" w:date="2026-09-18T21:30:00Z" w16du:dateUtc="2026-09-18T13:30:00Z">
        <w:r>
          <w:t>Seek damages where you are entitled to damages under applicable law; and</w:t>
        </w:r>
      </w:ins>
    </w:p>
    <w:p w14:paraId="2BE4CB41" w14:textId="77777777" w:rsidR="00F1582E" w:rsidRDefault="00F1582E" w:rsidP="00F1582E">
      <w:pPr>
        <w:pStyle w:val="ListParagraph"/>
        <w:keepLines/>
        <w:numPr>
          <w:ilvl w:val="0"/>
          <w:numId w:val="10"/>
        </w:numPr>
        <w:spacing w:after="0"/>
        <w:ind w:left="426"/>
        <w:rPr>
          <w:ins w:id="69" w:author="Julie Marie Gabutero" w:date="2026-09-18T21:30:00Z" w16du:dateUtc="2026-09-18T13:30:00Z"/>
        </w:rPr>
      </w:pPr>
      <w:ins w:id="70" w:author="Julie Marie Gabutero" w:date="2026-09-18T21:30:00Z" w16du:dateUtc="2026-09-18T13:30:00Z">
        <w:r>
          <w:t>File a complaint with the National Privacy Commission if you believe your rights under applicable data protection laws have been violated.</w:t>
        </w:r>
      </w:ins>
    </w:p>
    <w:p w14:paraId="26D53AFA" w14:textId="77777777" w:rsidR="00F1582E" w:rsidRDefault="00F1582E" w:rsidP="00F1582E">
      <w:pPr>
        <w:keepLines/>
        <w:spacing w:after="0"/>
        <w:ind w:left="66"/>
        <w:rPr>
          <w:ins w:id="71" w:author="Julie Marie Gabutero" w:date="2026-09-18T21:30:00Z" w16du:dateUtc="2026-09-18T13:30:00Z"/>
        </w:rPr>
      </w:pPr>
    </w:p>
    <w:p w14:paraId="11B60C24" w14:textId="58DEFB95" w:rsidR="00F1582E" w:rsidRDefault="00000000" w:rsidP="00F1582E">
      <w:pPr>
        <w:keepLines/>
        <w:spacing w:after="0"/>
        <w:ind w:left="66"/>
        <w:rPr>
          <w:ins w:id="72" w:author="Julie Marie Gabutero" w:date="2026-09-18T21:31:00Z" w16du:dateUtc="2026-09-18T13:31:00Z"/>
        </w:rPr>
      </w:pPr>
      <w:del w:id="73" w:author="Julie Marie Gabutero" w:date="2026-09-18T21:30:00Z" w16du:dateUtc="2026-09-18T13:30:00Z">
        <w:r w:rsidDel="00F1582E">
          <w:delText>may exercise data-subject rights that include the right to be informed; access; object; rectify inaccurate or outdated data; request erasure or blocking where applicable; data portability where applicable; damages; and the right to file a complaint with the National Privacy Commission.</w:delText>
        </w:r>
      </w:del>
      <w:del w:id="74" w:author="Julie Marie Gabutero" w:date="2026-09-18T21:31:00Z" w16du:dateUtc="2026-09-18T13:31:00Z">
        <w:r w:rsidDel="00F1582E">
          <w:delText xml:space="preserve"> </w:delText>
        </w:r>
      </w:del>
      <w:ins w:id="75" w:author="Julie Marie Gabutero" w:date="2026-09-18T21:31:00Z" w16du:dateUtc="2026-09-18T13:31:00Z">
        <w:r w:rsidR="00F1582E">
          <w:t>SPINA may require reasonable proof of identity before processing a privacy request to prevent unauthorized access, alteration, or disclosure of personal information.</w:t>
        </w:r>
      </w:ins>
    </w:p>
    <w:p w14:paraId="6841345A" w14:textId="0FFC6D4A" w:rsidR="00CD1F8A" w:rsidRDefault="00F1582E" w:rsidP="00F1582E">
      <w:pPr>
        <w:keepLines/>
        <w:spacing w:after="0"/>
        <w:ind w:left="66"/>
        <w:pPrChange w:id="76" w:author="Julie Marie Gabutero" w:date="2026-09-18T21:30:00Z" w16du:dateUtc="2026-09-18T13:30:00Z">
          <w:pPr>
            <w:keepLines/>
          </w:pPr>
        </w:pPrChange>
      </w:pPr>
      <w:ins w:id="77" w:author="Julie Marie Gabutero" w:date="2026-09-18T21:31:00Z" w16du:dateUtc="2026-09-18T13:31:00Z">
        <w:r>
          <w:t>These rights are subject to applicable legal, contractual, regulatory, and recordkeeping requirements.</w:t>
        </w:r>
      </w:ins>
      <w:del w:id="78" w:author="Julie Marie Gabutero" w:date="2026-09-18T21:31:00Z" w16du:dateUtc="2026-09-18T13:31:00Z">
        <w:r w:rsidR="00000000" w:rsidDel="00F1582E">
          <w:delText>A request may require reasonable identity verification so SPINA does not disclose or alter personal data for an unauthorized person</w:delText>
        </w:r>
      </w:del>
      <w:r w:rsidR="00000000">
        <w:t>.</w:t>
      </w:r>
    </w:p>
    <w:p w14:paraId="28825C54" w14:textId="77777777" w:rsidR="00CD1F8A" w:rsidRDefault="00000000">
      <w:pPr>
        <w:keepNext/>
        <w:keepLines/>
        <w:pBdr>
          <w:bottom w:val="single" w:sz="5" w:space="1" w:color="A6A6A6"/>
        </w:pBdr>
        <w:shd w:val="clear" w:color="auto" w:fill="F2F2F2"/>
        <w:spacing w:before="160"/>
      </w:pPr>
      <w:r>
        <w:rPr>
          <w:b/>
          <w:sz w:val="22"/>
        </w:rPr>
        <w:t>12. WITHDRAWAL OF CONSENT, OBJECTION AND CORRECTION</w:t>
      </w:r>
    </w:p>
    <w:p w14:paraId="7C051E89" w14:textId="77777777" w:rsidR="002F1798" w:rsidRDefault="00000000" w:rsidP="002F1798">
      <w:pPr>
        <w:keepLines/>
        <w:rPr>
          <w:ins w:id="79" w:author="Julie Marie Gabutero" w:date="2026-09-18T22:09:00Z" w16du:dateUtc="2026-09-18T14:09:00Z"/>
        </w:rPr>
      </w:pPr>
      <w:r>
        <w:t xml:space="preserve">Where processing is based on consent, the borrower may withdraw </w:t>
      </w:r>
      <w:ins w:id="80" w:author="Julie Marie Gabutero" w:date="2026-09-18T22:07:00Z" w16du:dateUtc="2026-09-18T14:07:00Z">
        <w:r w:rsidR="002F1798">
          <w:t>his/her</w:t>
        </w:r>
      </w:ins>
      <w:del w:id="81" w:author="Julie Marie Gabutero" w:date="2026-09-18T22:07:00Z" w16du:dateUtc="2026-09-18T14:07:00Z">
        <w:r w:rsidDel="002F1798">
          <w:delText>that</w:delText>
        </w:r>
      </w:del>
      <w:r>
        <w:t xml:space="preserve"> consent </w:t>
      </w:r>
      <w:ins w:id="82" w:author="Julie Marie Gabutero" w:date="2026-09-18T22:07:00Z" w16du:dateUtc="2026-09-18T14:07:00Z">
        <w:r w:rsidR="002F1798" w:rsidRPr="002F1798">
          <w:t>by submitting a request through the contact details provided in Section 13</w:t>
        </w:r>
      </w:ins>
      <w:del w:id="83" w:author="Julie Marie Gabutero" w:date="2026-09-18T22:07:00Z" w16du:dateUtc="2026-09-18T14:07:00Z">
        <w:r w:rsidDel="002F1798">
          <w:delText>subject to applicable law</w:delText>
        </w:r>
      </w:del>
      <w:r>
        <w:t xml:space="preserve">. Withdrawal does not make prior lawful processing invalid and does not stop processing that remains necessary under another lawful basis, such as performance of the lending relationship, compliance with a legal obligation, or establishment or defense of legal claims. </w:t>
      </w:r>
    </w:p>
    <w:p w14:paraId="70495B40" w14:textId="77777777" w:rsidR="002F1798" w:rsidRDefault="002F1798" w:rsidP="002F1798">
      <w:pPr>
        <w:keepLines/>
        <w:rPr>
          <w:ins w:id="84" w:author="Julie Marie Gabutero" w:date="2026-09-18T22:09:00Z" w16du:dateUtc="2026-09-18T14:09:00Z"/>
        </w:rPr>
      </w:pPr>
      <w:ins w:id="85" w:author="Julie Marie Gabutero" w:date="2026-09-18T22:09:00Z" w16du:dateUtc="2026-09-18T14:09:00Z">
        <w:r>
          <w:t>The borrower</w:t>
        </w:r>
        <w:r>
          <w:t xml:space="preserve"> may also request correction or updating of inaccurate, incomplete, or outdated personal information.</w:t>
        </w:r>
        <w:r>
          <w:t xml:space="preserve"> </w:t>
        </w:r>
        <w:r>
          <w:t>Requests shall be subject to reasonable identity verification and applicable legal and regulatory requirements. Certain information may be retained despite a request for deletion or blocking where retention is required or permitted by law</w:t>
        </w:r>
      </w:ins>
      <w:del w:id="86" w:author="Julie Marie Gabutero" w:date="2026-09-18T22:09:00Z" w16du:dateUtc="2026-09-18T14:09:00Z">
        <w:r w:rsidR="00000000" w:rsidDel="002F1798">
          <w:delText>Borrowers may also report inaccurate or changed personal information for verification and controlled CIF updating</w:delText>
        </w:r>
      </w:del>
      <w:r w:rsidR="00000000">
        <w:t xml:space="preserve">. </w:t>
      </w:r>
    </w:p>
    <w:p w14:paraId="2C1CD11E" w14:textId="1EC46AFE" w:rsidR="00CD1F8A" w:rsidRDefault="00000000" w:rsidP="002F1798">
      <w:pPr>
        <w:keepLines/>
      </w:pPr>
      <w:r>
        <w:t>Historical signed loan documents remain tied to the identity and data snapshot applicable when they were executed.</w:t>
      </w:r>
    </w:p>
    <w:p w14:paraId="688F3421" w14:textId="77777777" w:rsidR="00CD1F8A" w:rsidRDefault="00000000">
      <w:pPr>
        <w:keepNext/>
        <w:keepLines/>
        <w:pageBreakBefore/>
        <w:pBdr>
          <w:bottom w:val="single" w:sz="5" w:space="1" w:color="A6A6A6"/>
        </w:pBdr>
        <w:shd w:val="clear" w:color="auto" w:fill="F2F2F2"/>
        <w:spacing w:before="160"/>
      </w:pPr>
      <w:r>
        <w:rPr>
          <w:b/>
          <w:sz w:val="22"/>
        </w:rPr>
        <w:lastRenderedPageBreak/>
        <w:t>13. PRIVACY REQUESTS AND COMPLAINTS</w:t>
      </w:r>
    </w:p>
    <w:p w14:paraId="58CFB3B9" w14:textId="77777777" w:rsidR="00CD1F8A" w:rsidRDefault="00000000">
      <w:pPr>
        <w:keepLines/>
      </w:pPr>
      <w:r>
        <w:t>Privacy requests, questions, objections, correction requests or complaints may be sent to SPINA's designated Data Protection Officer / privacy contact:</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CD1F8A" w14:paraId="5AD59549" w14:textId="77777777">
        <w:trPr>
          <w:cantSplit/>
          <w:jc w:val="center"/>
        </w:trPr>
        <w:tc>
          <w:tcPr>
            <w:tcW w:w="4860" w:type="dxa"/>
            <w:shd w:val="clear" w:color="auto" w:fill="F2F2F2"/>
            <w:tcMar>
              <w:top w:w="55" w:type="dxa"/>
              <w:left w:w="75" w:type="dxa"/>
              <w:bottom w:w="55" w:type="dxa"/>
              <w:right w:w="75" w:type="dxa"/>
            </w:tcMar>
          </w:tcPr>
          <w:p w14:paraId="332EA2F7" w14:textId="77777777" w:rsidR="00CD1F8A" w:rsidRDefault="00000000">
            <w:pPr>
              <w:spacing w:after="20" w:line="264" w:lineRule="auto"/>
            </w:pPr>
            <w:r>
              <w:rPr>
                <w:b/>
                <w:sz w:val="20"/>
              </w:rPr>
              <w:t>DPO / Privacy Contact</w:t>
            </w:r>
          </w:p>
        </w:tc>
        <w:tc>
          <w:tcPr>
            <w:tcW w:w="4860" w:type="dxa"/>
            <w:tcMar>
              <w:top w:w="55" w:type="dxa"/>
              <w:left w:w="75" w:type="dxa"/>
              <w:bottom w:w="55" w:type="dxa"/>
              <w:right w:w="75" w:type="dxa"/>
            </w:tcMar>
          </w:tcPr>
          <w:p w14:paraId="1F2EA0A5" w14:textId="77777777" w:rsidR="00CD1F8A" w:rsidRDefault="00000000">
            <w:pPr>
              <w:spacing w:after="20" w:line="264" w:lineRule="auto"/>
            </w:pPr>
            <w:r>
              <w:rPr>
                <w:sz w:val="20"/>
              </w:rPr>
              <w:t>[To be finalized]</w:t>
            </w:r>
          </w:p>
        </w:tc>
      </w:tr>
      <w:tr w:rsidR="00CD1F8A" w14:paraId="60527BFB" w14:textId="77777777">
        <w:trPr>
          <w:cantSplit/>
          <w:jc w:val="center"/>
        </w:trPr>
        <w:tc>
          <w:tcPr>
            <w:tcW w:w="4860" w:type="dxa"/>
            <w:shd w:val="clear" w:color="auto" w:fill="F2F2F2"/>
            <w:tcMar>
              <w:top w:w="55" w:type="dxa"/>
              <w:left w:w="75" w:type="dxa"/>
              <w:bottom w:w="55" w:type="dxa"/>
              <w:right w:w="75" w:type="dxa"/>
            </w:tcMar>
          </w:tcPr>
          <w:p w14:paraId="4ECCE5F7" w14:textId="77777777" w:rsidR="00CD1F8A" w:rsidRDefault="00000000">
            <w:pPr>
              <w:spacing w:after="20" w:line="264" w:lineRule="auto"/>
            </w:pPr>
            <w:r>
              <w:rPr>
                <w:b/>
                <w:sz w:val="20"/>
              </w:rPr>
              <w:t>Email</w:t>
            </w:r>
          </w:p>
        </w:tc>
        <w:tc>
          <w:tcPr>
            <w:tcW w:w="4860" w:type="dxa"/>
            <w:tcMar>
              <w:top w:w="55" w:type="dxa"/>
              <w:left w:w="75" w:type="dxa"/>
              <w:bottom w:w="55" w:type="dxa"/>
              <w:right w:w="75" w:type="dxa"/>
            </w:tcMar>
          </w:tcPr>
          <w:p w14:paraId="259F0368" w14:textId="77777777" w:rsidR="00CD1F8A" w:rsidRDefault="00000000">
            <w:pPr>
              <w:spacing w:after="20" w:line="264" w:lineRule="auto"/>
            </w:pPr>
            <w:r>
              <w:rPr>
                <w:sz w:val="20"/>
              </w:rPr>
              <w:t>[To be finalized]</w:t>
            </w:r>
          </w:p>
        </w:tc>
      </w:tr>
      <w:tr w:rsidR="00CD1F8A" w14:paraId="45AE97EA" w14:textId="77777777">
        <w:trPr>
          <w:cantSplit/>
          <w:jc w:val="center"/>
        </w:trPr>
        <w:tc>
          <w:tcPr>
            <w:tcW w:w="4860" w:type="dxa"/>
            <w:shd w:val="clear" w:color="auto" w:fill="F2F2F2"/>
            <w:tcMar>
              <w:top w:w="55" w:type="dxa"/>
              <w:left w:w="75" w:type="dxa"/>
              <w:bottom w:w="55" w:type="dxa"/>
              <w:right w:w="75" w:type="dxa"/>
            </w:tcMar>
          </w:tcPr>
          <w:p w14:paraId="576B25CC" w14:textId="77777777" w:rsidR="00CD1F8A" w:rsidRDefault="00000000">
            <w:pPr>
              <w:spacing w:after="20" w:line="264" w:lineRule="auto"/>
            </w:pPr>
            <w:r>
              <w:rPr>
                <w:b/>
                <w:sz w:val="20"/>
              </w:rPr>
              <w:t>Telephone / Mobile</w:t>
            </w:r>
          </w:p>
        </w:tc>
        <w:tc>
          <w:tcPr>
            <w:tcW w:w="4860" w:type="dxa"/>
            <w:tcMar>
              <w:top w:w="55" w:type="dxa"/>
              <w:left w:w="75" w:type="dxa"/>
              <w:bottom w:w="55" w:type="dxa"/>
              <w:right w:w="75" w:type="dxa"/>
            </w:tcMar>
          </w:tcPr>
          <w:p w14:paraId="4495E63D" w14:textId="77777777" w:rsidR="00CD1F8A" w:rsidRDefault="00000000">
            <w:pPr>
              <w:spacing w:after="20" w:line="264" w:lineRule="auto"/>
            </w:pPr>
            <w:r>
              <w:rPr>
                <w:sz w:val="20"/>
              </w:rPr>
              <w:t>[To be finalized]</w:t>
            </w:r>
          </w:p>
        </w:tc>
      </w:tr>
      <w:tr w:rsidR="00CD1F8A" w14:paraId="005BC7D8" w14:textId="77777777">
        <w:trPr>
          <w:cantSplit/>
          <w:jc w:val="center"/>
        </w:trPr>
        <w:tc>
          <w:tcPr>
            <w:tcW w:w="4860" w:type="dxa"/>
            <w:shd w:val="clear" w:color="auto" w:fill="F2F2F2"/>
            <w:tcMar>
              <w:top w:w="55" w:type="dxa"/>
              <w:left w:w="75" w:type="dxa"/>
              <w:bottom w:w="55" w:type="dxa"/>
              <w:right w:w="75" w:type="dxa"/>
            </w:tcMar>
          </w:tcPr>
          <w:p w14:paraId="5606B91C" w14:textId="77777777" w:rsidR="00CD1F8A" w:rsidRDefault="00000000">
            <w:pPr>
              <w:spacing w:after="20" w:line="264" w:lineRule="auto"/>
            </w:pPr>
            <w:r>
              <w:rPr>
                <w:b/>
                <w:sz w:val="20"/>
              </w:rPr>
              <w:t>Business Address</w:t>
            </w:r>
          </w:p>
        </w:tc>
        <w:tc>
          <w:tcPr>
            <w:tcW w:w="4860" w:type="dxa"/>
            <w:tcMar>
              <w:top w:w="55" w:type="dxa"/>
              <w:left w:w="75" w:type="dxa"/>
              <w:bottom w:w="55" w:type="dxa"/>
              <w:right w:w="75" w:type="dxa"/>
            </w:tcMar>
          </w:tcPr>
          <w:p w14:paraId="5AF83D7D" w14:textId="77777777" w:rsidR="00CD1F8A" w:rsidRDefault="00000000">
            <w:pPr>
              <w:spacing w:after="20" w:line="264" w:lineRule="auto"/>
            </w:pPr>
            <w:r>
              <w:rPr>
                <w:sz w:val="20"/>
              </w:rPr>
              <w:t>{Registered Office Address}</w:t>
            </w:r>
          </w:p>
        </w:tc>
      </w:tr>
    </w:tbl>
    <w:p w14:paraId="32A44842" w14:textId="065EA9C8" w:rsidR="002F1798" w:rsidRDefault="002F1798" w:rsidP="002F1798">
      <w:pPr>
        <w:keepLines/>
        <w:rPr>
          <w:ins w:id="87" w:author="Julie Marie Gabutero" w:date="2026-09-18T22:10:00Z" w16du:dateUtc="2026-09-18T14:10:00Z"/>
        </w:rPr>
      </w:pPr>
      <w:ins w:id="88" w:author="Julie Marie Gabutero" w:date="2026-09-18T22:10:00Z" w16du:dateUtc="2026-09-18T14:10:00Z">
        <w:r>
          <w:t>Requests should contain sufficient information to identify the data subject and understand the nature of the request. SPINA may require reasonable proof of identity before processing a request.</w:t>
        </w:r>
      </w:ins>
    </w:p>
    <w:p w14:paraId="3AD70C92" w14:textId="6374CD3D" w:rsidR="002F1798" w:rsidRDefault="002F1798" w:rsidP="002F1798">
      <w:pPr>
        <w:keepLines/>
        <w:rPr>
          <w:ins w:id="89" w:author="Julie Marie Gabutero" w:date="2026-09-18T22:10:00Z" w16du:dateUtc="2026-09-18T14:10:00Z"/>
        </w:rPr>
      </w:pPr>
      <w:ins w:id="90" w:author="Julie Marie Gabutero" w:date="2026-09-18T22:10:00Z" w16du:dateUtc="2026-09-18T14:10:00Z">
        <w:r>
          <w:t>SPINA shall handle privacy requests and complaints in accordance with applicable laws, regulations, and its internal privacy procedures.</w:t>
        </w:r>
      </w:ins>
    </w:p>
    <w:p w14:paraId="5C0E5E5E" w14:textId="6CDECFCE" w:rsidR="00CD1F8A" w:rsidRDefault="00000000">
      <w:pPr>
        <w:keepLines/>
      </w:pPr>
      <w:r>
        <w:t>The borrower may also file a complaint directly with the National Privacy Commission when appropriate. The current DPO/privacy contact must be finalized before this Notice is used in production.</w:t>
      </w:r>
    </w:p>
    <w:p w14:paraId="2E471F22" w14:textId="77777777" w:rsidR="00CD1F8A" w:rsidRDefault="00000000">
      <w:pPr>
        <w:keepNext/>
        <w:keepLines/>
        <w:pBdr>
          <w:bottom w:val="single" w:sz="5" w:space="1" w:color="A6A6A6"/>
        </w:pBdr>
        <w:shd w:val="clear" w:color="auto" w:fill="F2F2F2"/>
        <w:spacing w:before="160"/>
      </w:pPr>
      <w:r>
        <w:rPr>
          <w:b/>
          <w:sz w:val="22"/>
        </w:rPr>
        <w:t>14. CHANGES TO THIS PRIVACY NOTICE</w:t>
      </w:r>
    </w:p>
    <w:p w14:paraId="79821B30" w14:textId="77777777" w:rsidR="00CD1F8A" w:rsidRDefault="00000000">
      <w:pPr>
        <w:keepLines/>
      </w:pPr>
      <w:r>
        <w:t>SPINA may update this Privacy Notice when its processing activities, systems, service providers, legal requirements or privacy practices materially change. SPINA should preserve each Notice version and effective date and record the exact version made available or acknowledged in the relevant workflow. Material changes should be communicated through an appropriate channel before or at the next practical opportunity required by law.</w:t>
      </w:r>
    </w:p>
    <w:p w14:paraId="0F59F75A" w14:textId="77777777" w:rsidR="00CD1F8A" w:rsidRDefault="00000000">
      <w:pPr>
        <w:keepNext/>
        <w:keepLines/>
        <w:pBdr>
          <w:bottom w:val="single" w:sz="5" w:space="1" w:color="A6A6A6"/>
        </w:pBdr>
        <w:shd w:val="clear" w:color="auto" w:fill="F2F2F2"/>
        <w:spacing w:before="160"/>
      </w:pPr>
      <w:r>
        <w:rPr>
          <w:b/>
          <w:sz w:val="22"/>
        </w:rPr>
        <w:t>15. IMPORTANT DOCUMENT BOUNDARY</w:t>
      </w:r>
    </w:p>
    <w:p w14:paraId="0972F55D" w14:textId="77777777" w:rsidR="00CD1F8A" w:rsidRDefault="00000000">
      <w:pPr>
        <w:keepLines/>
      </w:pPr>
      <w:r>
        <w:t>This Privacy Notice explains SPINA's processing of personal data. It is not a loan application approval, loan agreement, disclosure of final loan pricing, proof of loan release or proof of payment. Consent or acknowledgment is recorded separately through the applicable SPINA privacy/consent workflow.</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20"/>
      </w:tblGrid>
      <w:tr w:rsidR="00CD1F8A" w14:paraId="7FEAEF8C" w14:textId="77777777">
        <w:trPr>
          <w:cantSplit/>
          <w:jc w:val="center"/>
        </w:trPr>
        <w:tc>
          <w:tcPr>
            <w:tcW w:w="9720" w:type="dxa"/>
            <w:shd w:val="clear" w:color="auto" w:fill="F2F2F2"/>
            <w:tcMar>
              <w:top w:w="55" w:type="dxa"/>
              <w:left w:w="75" w:type="dxa"/>
              <w:bottom w:w="55" w:type="dxa"/>
              <w:right w:w="75" w:type="dxa"/>
            </w:tcMar>
          </w:tcPr>
          <w:p w14:paraId="1A3BB712" w14:textId="77777777" w:rsidR="00CD1F8A" w:rsidRDefault="00000000">
            <w:pPr>
              <w:spacing w:after="20" w:line="264" w:lineRule="auto"/>
            </w:pPr>
            <w:r>
              <w:rPr>
                <w:b/>
                <w:sz w:val="20"/>
              </w:rPr>
              <w:t xml:space="preserve">DPO / COUNSEL REVIEW ITEMS BEFORE PRODUCTION LOCK: </w:t>
            </w:r>
            <w:r>
              <w:rPr>
                <w:sz w:val="20"/>
              </w:rPr>
              <w:t>final SEC company identity; exact DPO/privacy contact; final retention schedule; any actual third-party identity/biometric/payment/credit providers; any cross-border transfer or cloud-hosting disclosures; and any automated profiling/decision process introduced after this draft.</w:t>
            </w:r>
          </w:p>
        </w:tc>
      </w:tr>
    </w:tbl>
    <w:p w14:paraId="72F4CF08" w14:textId="77777777" w:rsidR="00FE72E7" w:rsidRDefault="00FE72E7"/>
    <w:sectPr w:rsidR="00FE72E7" w:rsidSect="00034616">
      <w:headerReference w:type="default" r:id="rId8"/>
      <w:footerReference w:type="default" r:id="rId9"/>
      <w:pgSz w:w="11520" w:h="18720"/>
      <w:pgMar w:top="1469" w:right="900" w:bottom="1037" w:left="900" w:header="403"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68AA38" w14:textId="77777777" w:rsidR="00701E04" w:rsidRDefault="00701E04">
      <w:pPr>
        <w:spacing w:after="0" w:line="240" w:lineRule="auto"/>
      </w:pPr>
      <w:r>
        <w:separator/>
      </w:r>
    </w:p>
  </w:endnote>
  <w:endnote w:type="continuationSeparator" w:id="0">
    <w:p w14:paraId="1088D064" w14:textId="77777777" w:rsidR="00701E04" w:rsidRDefault="00701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E4D51" w14:textId="77777777" w:rsidR="00CD1F8A" w:rsidRDefault="00000000">
    <w:pPr>
      <w:spacing w:after="0" w:line="240" w:lineRule="auto"/>
      <w:jc w:val="center"/>
    </w:pPr>
    <w:r>
      <w:rPr>
        <w:sz w:val="15"/>
      </w:rPr>
      <w:t>Doc: {Document ID} | Template: {Template Version} | Notice: {Notice Version}</w:t>
    </w:r>
  </w:p>
  <w:p w14:paraId="2208DA8B" w14:textId="77777777" w:rsidR="00CD1F8A" w:rsidRDefault="00000000">
    <w:pPr>
      <w:spacing w:after="0" w:line="240" w:lineRule="auto"/>
      <w:jc w:val="center"/>
    </w:pPr>
    <w:r>
      <w:rPr>
        <w:sz w:val="15"/>
      </w:rPr>
      <w:t xml:space="preserve">Generated: {Server Date/Time and Time Zone} | Working R2 | Page </w:t>
    </w:r>
    <w:r>
      <w:rPr>
        <w:sz w:val="15"/>
      </w:rPr>
      <w:fldChar w:fldCharType="begin"/>
    </w:r>
    <w:r>
      <w:rPr>
        <w:sz w:val="15"/>
      </w:rPr>
      <w:instrText xml:space="preserve"> PAGE </w:instrText>
    </w:r>
    <w:r>
      <w:rPr>
        <w:sz w:val="15"/>
      </w:rPr>
      <w:fldChar w:fldCharType="separate"/>
    </w:r>
    <w:r>
      <w:rPr>
        <w:sz w:val="15"/>
      </w:rPr>
      <w:t>1</w:t>
    </w:r>
    <w:r>
      <w:rPr>
        <w:sz w:val="15"/>
      </w:rPr>
      <w:fldChar w:fldCharType="end"/>
    </w:r>
    <w:r>
      <w:rPr>
        <w:sz w:val="15"/>
      </w:rPr>
      <w:t xml:space="preserve"> of </w:t>
    </w:r>
    <w:r>
      <w:rPr>
        <w:sz w:val="15"/>
      </w:rPr>
      <w:fldChar w:fldCharType="begin"/>
    </w:r>
    <w:r>
      <w:rPr>
        <w:sz w:val="15"/>
      </w:rPr>
      <w:instrText xml:space="preserve"> NUMPAGES </w:instrText>
    </w:r>
    <w:r>
      <w:rPr>
        <w:sz w:val="15"/>
      </w:rP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750530" w14:textId="77777777" w:rsidR="00701E04" w:rsidRDefault="00701E04">
      <w:pPr>
        <w:spacing w:after="0" w:line="240" w:lineRule="auto"/>
      </w:pPr>
      <w:r>
        <w:separator/>
      </w:r>
    </w:p>
  </w:footnote>
  <w:footnote w:type="continuationSeparator" w:id="0">
    <w:p w14:paraId="25A82E9A" w14:textId="77777777" w:rsidR="00701E04" w:rsidRDefault="00701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6EA96" w14:textId="77777777" w:rsidR="00CD1F8A" w:rsidRDefault="00000000">
    <w:pPr>
      <w:spacing w:after="0" w:line="240" w:lineRule="auto"/>
    </w:pPr>
    <w:r>
      <w:rPr>
        <w:noProof/>
      </w:rPr>
      <w:drawing>
        <wp:inline distT="0" distB="0" distL="0" distR="0" wp14:anchorId="667F3FE7" wp14:editId="3AC371B0">
          <wp:extent cx="347472" cy="347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347472"/>
                  </a:xfrm>
                  <a:prstGeom prst="rect">
                    <a:avLst/>
                  </a:prstGeom>
                </pic:spPr>
              </pic:pic>
            </a:graphicData>
          </a:graphic>
        </wp:inline>
      </w:drawing>
    </w:r>
    <w:r>
      <w:rPr>
        <w:b/>
        <w:sz w:val="22"/>
      </w:rPr>
      <w:t xml:space="preserve">  SPINA LENDING COMPANY</w:t>
    </w:r>
  </w:p>
  <w:p w14:paraId="13A2531D" w14:textId="77777777" w:rsidR="00CD1F8A" w:rsidRDefault="00000000">
    <w:pPr>
      <w:spacing w:after="0" w:line="240" w:lineRule="auto"/>
    </w:pPr>
    <w:r>
      <w:rPr>
        <w:sz w:val="16"/>
      </w:rPr>
      <w:t>{Registered Lender Name} | {Registered Office Address}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B83046"/>
    <w:multiLevelType w:val="hybridMultilevel"/>
    <w:tmpl w:val="69AAF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1073254">
    <w:abstractNumId w:val="8"/>
  </w:num>
  <w:num w:numId="2" w16cid:durableId="2023972757">
    <w:abstractNumId w:val="6"/>
  </w:num>
  <w:num w:numId="3" w16cid:durableId="723797655">
    <w:abstractNumId w:val="5"/>
  </w:num>
  <w:num w:numId="4" w16cid:durableId="1807889996">
    <w:abstractNumId w:val="4"/>
  </w:num>
  <w:num w:numId="5" w16cid:durableId="84154339">
    <w:abstractNumId w:val="7"/>
  </w:num>
  <w:num w:numId="6" w16cid:durableId="1313559842">
    <w:abstractNumId w:val="3"/>
  </w:num>
  <w:num w:numId="7" w16cid:durableId="1587417833">
    <w:abstractNumId w:val="2"/>
  </w:num>
  <w:num w:numId="8" w16cid:durableId="2139567112">
    <w:abstractNumId w:val="1"/>
  </w:num>
  <w:num w:numId="9" w16cid:durableId="127016821">
    <w:abstractNumId w:val="0"/>
  </w:num>
  <w:num w:numId="10" w16cid:durableId="52201578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lie Marie Gabutero">
    <w15:presenceInfo w15:providerId="Windows Live" w15:userId="d76efd9ffcd9a7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F4"/>
    <w:rsid w:val="0015074B"/>
    <w:rsid w:val="0029639D"/>
    <w:rsid w:val="002F1798"/>
    <w:rsid w:val="00326F90"/>
    <w:rsid w:val="00420012"/>
    <w:rsid w:val="005949A8"/>
    <w:rsid w:val="00631BFE"/>
    <w:rsid w:val="00701E04"/>
    <w:rsid w:val="009117AE"/>
    <w:rsid w:val="0096118C"/>
    <w:rsid w:val="00AA1D8D"/>
    <w:rsid w:val="00B47730"/>
    <w:rsid w:val="00CB0664"/>
    <w:rsid w:val="00CD1F8A"/>
    <w:rsid w:val="00D26E8A"/>
    <w:rsid w:val="00F1582E"/>
    <w:rsid w:val="00FC693F"/>
    <w:rsid w:val="00FE7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9C3DE"/>
  <w14:defaultImageDpi w14:val="300"/>
  <w15:docId w15:val="{131FAA1D-749A-EA4D-ABCE-9EE10989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10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RevisionNote">
    <w:name w:val="Revision Note"/>
    <w:pPr>
      <w:spacing w:after="120"/>
    </w:pPr>
    <w:rPr>
      <w:rFonts w:ascii="Arial" w:hAnsi="Arial"/>
      <w:sz w:val="18"/>
    </w:rPr>
  </w:style>
  <w:style w:type="paragraph" w:customStyle="1" w:styleId="RevisionHeading">
    <w:name w:val="Revision Heading"/>
  </w:style>
  <w:style w:type="paragraph" w:styleId="Revision">
    <w:name w:val="Revision"/>
    <w:hidden/>
    <w:uiPriority w:val="99"/>
    <w:semiHidden/>
    <w:rsid w:val="00060BF4"/>
    <w:pPr>
      <w:spacing w:after="0" w:line="240" w:lineRule="auto"/>
    </w:pPr>
    <w:rPr>
      <w:rFonts w:ascii="Arial" w:hAnsi="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Privacy Notice — Working R2</vt:lpstr>
    </vt:vector>
  </TitlesOfParts>
  <Manager/>
  <Company/>
  <LinksUpToDate>false</LinksUpToDate>
  <CharactersWithSpaces>14160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 — Working R2</dc:title>
  <dc:subject/>
  <dc:creator>SPINA</dc:creator>
  <cp:keywords/>
  <dc:description>Targeted consistency revision from preserved source. Draft for professional review; not a signed or issued document.</dc:description>
  <cp:lastModifiedBy>Julie Marie Gabutero</cp:lastModifiedBy>
  <cp:revision>3</cp:revision>
  <dcterms:created xsi:type="dcterms:W3CDTF">2013-12-23T23:15:00Z</dcterms:created>
  <dcterms:modified xsi:type="dcterms:W3CDTF">2026-09-18T14:14:00Z</dcterms:modified>
  <cp:category/>
</cp:coreProperties>
</file>