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075D4E" w14:textId="77777777" w:rsidR="00A33F69" w:rsidRDefault="00000000">
      <w:pPr>
        <w:keepNext/>
        <w:keepLines/>
        <w:jc w:val="center"/>
      </w:pPr>
      <w:r>
        <w:rPr>
          <w:b/>
          <w:sz w:val="30"/>
        </w:rPr>
        <w:t>CASH LOAN AGREEMENT</w:t>
      </w:r>
    </w:p>
    <w:p w14:paraId="1D933F9F" w14:textId="77777777" w:rsidR="00A33F69" w:rsidRDefault="00000000">
      <w:pPr>
        <w:pStyle w:val="SmallLegalNote"/>
        <w:keepLines/>
        <w:spacing w:after="120" w:line="276" w:lineRule="auto"/>
        <w:jc w:val="center"/>
      </w:pPr>
      <w:r>
        <w:rPr>
          <w:rFonts w:ascii="Arial" w:hAnsi="Arial"/>
          <w:b/>
          <w:i w:val="0"/>
          <w:sz w:val="18"/>
        </w:rPr>
        <w:t>SYSTEM-ALIGNED DRAFT FOR COUNSEL REVIEW</w:t>
      </w:r>
    </w:p>
    <w:p w14:paraId="34FC78C6" w14:textId="77777777" w:rsidR="00A33F69" w:rsidRDefault="00000000">
      <w:pPr>
        <w:pStyle w:val="SmallLegalNote"/>
        <w:keepLines/>
        <w:spacing w:after="120" w:line="276" w:lineRule="auto"/>
        <w:jc w:val="center"/>
      </w:pPr>
      <w:r>
        <w:rPr>
          <w:rFonts w:ascii="Arial" w:hAnsi="Arial"/>
          <w:sz w:val="18"/>
        </w:rPr>
        <w:t>Working revision R4: SPINA fills and validates this Agreement from the exact locked Management-approved loan. Braced entries are placeholders. Do not sign or issue while required values or reviews remain unresolved. The retained final PDF and signed copy are version-controlled; this template does not implement those controls.</w:t>
      </w:r>
    </w:p>
    <w:p w14:paraId="54B21EBE" w14:textId="77777777" w:rsidR="00A33F69" w:rsidRDefault="00000000">
      <w:pPr>
        <w:pStyle w:val="CompactLegal"/>
        <w:keepLines/>
        <w:spacing w:after="120" w:line="276" w:lineRule="auto"/>
      </w:pPr>
      <w:r>
        <w:rPr>
          <w:rFonts w:ascii="Arial" w:hAnsi="Arial"/>
          <w:sz w:val="21"/>
        </w:rPr>
        <w:t>This Cash Loan Agreement (the “Agreement”) is entered into on {Agreement Date} by and between SPINA LENDING COMPANY, using its controlled legal identity and registered office address from SPINA settings (the “LENDER”), and {Borrower Full Name}, of legal age, Filipino, with verified address at {Borrower Verified Address} (the “BORROWER”). The LENDER and BORROWER are collectively the “PARTIES.”</w:t>
      </w:r>
    </w:p>
    <w:p w14:paraId="50523E8E" w14:textId="77777777" w:rsidR="00A33F69" w:rsidRDefault="00000000">
      <w:pPr>
        <w:pStyle w:val="AgreementSection"/>
        <w:keepLines/>
        <w:spacing w:before="160" w:after="120"/>
      </w:pPr>
      <w:r>
        <w:rPr>
          <w:rFonts w:ascii="Arial" w:hAnsi="Arial"/>
          <w:sz w:val="22"/>
        </w:rPr>
        <w:t>1. LOAN AMOUNT AND TRANSACTION REFERENCE</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4860"/>
        <w:gridCol w:w="4860"/>
      </w:tblGrid>
      <w:tr w:rsidR="00A33F69" w14:paraId="5903CF67" w14:textId="77777777">
        <w:trPr>
          <w:cantSplit/>
          <w:jc w:val="center"/>
        </w:trPr>
        <w:tc>
          <w:tcPr>
            <w:tcW w:w="4860" w:type="dxa"/>
            <w:shd w:val="clear" w:color="auto" w:fill="F2F2F2"/>
            <w:tcMar>
              <w:top w:w="55" w:type="dxa"/>
              <w:left w:w="75" w:type="dxa"/>
              <w:bottom w:w="55" w:type="dxa"/>
              <w:right w:w="75" w:type="dxa"/>
            </w:tcMar>
            <w:vAlign w:val="center"/>
          </w:tcPr>
          <w:p w14:paraId="7E36BE20" w14:textId="77777777" w:rsidR="00A33F69" w:rsidRDefault="00000000">
            <w:pPr>
              <w:spacing w:after="20" w:line="264" w:lineRule="auto"/>
            </w:pPr>
            <w:r>
              <w:rPr>
                <w:b/>
                <w:sz w:val="20"/>
              </w:rPr>
              <w:t>Loan Account / Transaction Ref.</w:t>
            </w:r>
          </w:p>
        </w:tc>
        <w:tc>
          <w:tcPr>
            <w:tcW w:w="4860" w:type="dxa"/>
            <w:tcMar>
              <w:top w:w="55" w:type="dxa"/>
              <w:left w:w="75" w:type="dxa"/>
              <w:bottom w:w="55" w:type="dxa"/>
              <w:right w:w="75" w:type="dxa"/>
            </w:tcMar>
            <w:vAlign w:val="center"/>
          </w:tcPr>
          <w:p w14:paraId="1528CB16" w14:textId="77777777" w:rsidR="00A33F69" w:rsidRDefault="00000000">
            <w:pPr>
              <w:spacing w:after="20" w:line="264" w:lineRule="auto"/>
            </w:pPr>
            <w:r>
              <w:rPr>
                <w:sz w:val="20"/>
              </w:rPr>
              <w:t>{System-generated loan/account reference}</w:t>
            </w:r>
          </w:p>
        </w:tc>
      </w:tr>
      <w:tr w:rsidR="00A33F69" w14:paraId="065481C6" w14:textId="77777777">
        <w:trPr>
          <w:cantSplit/>
          <w:jc w:val="center"/>
        </w:trPr>
        <w:tc>
          <w:tcPr>
            <w:tcW w:w="4860" w:type="dxa"/>
            <w:shd w:val="clear" w:color="auto" w:fill="F2F2F2"/>
            <w:tcMar>
              <w:top w:w="55" w:type="dxa"/>
              <w:left w:w="75" w:type="dxa"/>
              <w:bottom w:w="55" w:type="dxa"/>
              <w:right w:w="75" w:type="dxa"/>
            </w:tcMar>
            <w:vAlign w:val="center"/>
          </w:tcPr>
          <w:p w14:paraId="0238760B" w14:textId="77777777" w:rsidR="00A33F69" w:rsidRDefault="00000000">
            <w:pPr>
              <w:spacing w:after="20" w:line="264" w:lineRule="auto"/>
            </w:pPr>
            <w:r>
              <w:rPr>
                <w:b/>
                <w:sz w:val="20"/>
              </w:rPr>
              <w:t>Approved Loan Type</w:t>
            </w:r>
          </w:p>
        </w:tc>
        <w:tc>
          <w:tcPr>
            <w:tcW w:w="4860" w:type="dxa"/>
            <w:tcMar>
              <w:top w:w="55" w:type="dxa"/>
              <w:left w:w="75" w:type="dxa"/>
              <w:bottom w:w="55" w:type="dxa"/>
              <w:right w:w="75" w:type="dxa"/>
            </w:tcMar>
            <w:vAlign w:val="center"/>
          </w:tcPr>
          <w:p w14:paraId="4B152C62" w14:textId="77777777" w:rsidR="00A33F69" w:rsidRDefault="00000000">
            <w:pPr>
              <w:spacing w:after="20" w:line="264" w:lineRule="auto"/>
            </w:pPr>
            <w:r>
              <w:rPr>
                <w:sz w:val="20"/>
              </w:rPr>
              <w:t>{Regular Cash Loan / 7x7 Cash Loan}</w:t>
            </w:r>
          </w:p>
        </w:tc>
      </w:tr>
      <w:tr w:rsidR="00A33F69" w14:paraId="630CC161" w14:textId="77777777">
        <w:trPr>
          <w:cantSplit/>
          <w:jc w:val="center"/>
        </w:trPr>
        <w:tc>
          <w:tcPr>
            <w:tcW w:w="4860" w:type="dxa"/>
            <w:shd w:val="clear" w:color="auto" w:fill="F2F2F2"/>
            <w:tcMar>
              <w:top w:w="55" w:type="dxa"/>
              <w:left w:w="75" w:type="dxa"/>
              <w:bottom w:w="55" w:type="dxa"/>
              <w:right w:w="75" w:type="dxa"/>
            </w:tcMar>
            <w:vAlign w:val="center"/>
          </w:tcPr>
          <w:p w14:paraId="73034F0F" w14:textId="77777777" w:rsidR="00A33F69" w:rsidRDefault="00000000">
            <w:pPr>
              <w:spacing w:after="20" w:line="264" w:lineRule="auto"/>
            </w:pPr>
            <w:r>
              <w:rPr>
                <w:b/>
                <w:sz w:val="20"/>
              </w:rPr>
              <w:t>Principal / Gross Loan Amount</w:t>
            </w:r>
          </w:p>
        </w:tc>
        <w:tc>
          <w:tcPr>
            <w:tcW w:w="4860" w:type="dxa"/>
            <w:tcMar>
              <w:top w:w="55" w:type="dxa"/>
              <w:left w:w="75" w:type="dxa"/>
              <w:bottom w:w="55" w:type="dxa"/>
              <w:right w:w="75" w:type="dxa"/>
            </w:tcMar>
            <w:vAlign w:val="center"/>
          </w:tcPr>
          <w:p w14:paraId="60FCF340" w14:textId="77777777" w:rsidR="00A33F69" w:rsidRDefault="00000000">
            <w:pPr>
              <w:spacing w:after="20" w:line="264" w:lineRule="auto"/>
            </w:pPr>
            <w:r>
              <w:rPr>
                <w:sz w:val="20"/>
              </w:rPr>
              <w:t>PHP {Approved Principal/Gross Loan Amount}</w:t>
            </w:r>
          </w:p>
        </w:tc>
      </w:tr>
      <w:tr w:rsidR="00A33F69" w14:paraId="1D2AA545" w14:textId="77777777">
        <w:trPr>
          <w:cantSplit/>
          <w:jc w:val="center"/>
        </w:trPr>
        <w:tc>
          <w:tcPr>
            <w:tcW w:w="4860" w:type="dxa"/>
            <w:shd w:val="clear" w:color="auto" w:fill="F2F2F2"/>
            <w:tcMar>
              <w:top w:w="55" w:type="dxa"/>
              <w:left w:w="75" w:type="dxa"/>
              <w:bottom w:w="55" w:type="dxa"/>
              <w:right w:w="75" w:type="dxa"/>
            </w:tcMar>
            <w:vAlign w:val="center"/>
          </w:tcPr>
          <w:p w14:paraId="7B638BFD" w14:textId="77777777" w:rsidR="00A33F69" w:rsidRDefault="00000000">
            <w:pPr>
              <w:spacing w:after="20" w:line="264" w:lineRule="auto"/>
            </w:pPr>
            <w:r>
              <w:rPr>
                <w:b/>
                <w:sz w:val="20"/>
              </w:rPr>
              <w:t>Approved Purpose</w:t>
            </w:r>
          </w:p>
        </w:tc>
        <w:tc>
          <w:tcPr>
            <w:tcW w:w="4860" w:type="dxa"/>
            <w:tcMar>
              <w:top w:w="55" w:type="dxa"/>
              <w:left w:w="75" w:type="dxa"/>
              <w:bottom w:w="55" w:type="dxa"/>
              <w:right w:w="75" w:type="dxa"/>
            </w:tcMar>
            <w:vAlign w:val="center"/>
          </w:tcPr>
          <w:p w14:paraId="34FE5C60" w14:textId="77777777" w:rsidR="00A33F69" w:rsidRDefault="00000000">
            <w:pPr>
              <w:spacing w:after="20" w:line="264" w:lineRule="auto"/>
            </w:pPr>
            <w:r>
              <w:rPr>
                <w:sz w:val="20"/>
              </w:rPr>
              <w:t>{Approved lawful loan purpose}</w:t>
            </w:r>
          </w:p>
        </w:tc>
      </w:tr>
    </w:tbl>
    <w:p w14:paraId="08130C1B" w14:textId="77777777" w:rsidR="00A33F69" w:rsidRDefault="00000000">
      <w:pPr>
        <w:pStyle w:val="CompactLegal"/>
        <w:keepLines/>
        <w:spacing w:after="120" w:line="276" w:lineRule="auto"/>
      </w:pPr>
      <w:r>
        <w:rPr>
          <w:rFonts w:ascii="Arial" w:hAnsi="Arial"/>
          <w:sz w:val="21"/>
        </w:rPr>
        <w:t>The LENDER agrees to grant the BORROWER the approved cash loan identified above, subject to the conditions of this Agreement and the related locked loan-document packet. Signing this Agreement alone is not proof that the Loan proceeds have already been released or received.</w:t>
      </w:r>
    </w:p>
    <w:p w14:paraId="5DC41896" w14:textId="77777777" w:rsidR="00A33F69" w:rsidRDefault="00000000">
      <w:pPr>
        <w:pStyle w:val="AgreementSection"/>
        <w:keepLines/>
        <w:spacing w:before="160" w:after="120"/>
      </w:pPr>
      <w:r>
        <w:rPr>
          <w:rFonts w:ascii="Arial" w:hAnsi="Arial"/>
          <w:sz w:val="22"/>
        </w:rPr>
        <w:t>2. LOCKED CONTRACTUAL TERMS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4860"/>
        <w:gridCol w:w="4860"/>
      </w:tblGrid>
      <w:tr w:rsidR="00A33F69" w14:paraId="52C284BA" w14:textId="77777777">
        <w:trPr>
          <w:cantSplit/>
          <w:jc w:val="center"/>
        </w:trPr>
        <w:tc>
          <w:tcPr>
            <w:tcW w:w="4860" w:type="dxa"/>
            <w:shd w:val="clear" w:color="auto" w:fill="F2F2F2"/>
            <w:tcMar>
              <w:top w:w="55" w:type="dxa"/>
              <w:left w:w="75" w:type="dxa"/>
              <w:bottom w:w="55" w:type="dxa"/>
              <w:right w:w="75" w:type="dxa"/>
            </w:tcMar>
            <w:vAlign w:val="center"/>
          </w:tcPr>
          <w:p w14:paraId="46F015D9" w14:textId="77777777" w:rsidR="00A33F69" w:rsidRDefault="00000000">
            <w:pPr>
              <w:spacing w:after="20" w:line="264" w:lineRule="auto"/>
            </w:pPr>
            <w:r>
              <w:rPr>
                <w:b/>
                <w:sz w:val="20"/>
              </w:rPr>
              <w:t>Interest / Daily Interest Basis</w:t>
            </w:r>
          </w:p>
        </w:tc>
        <w:tc>
          <w:tcPr>
            <w:tcW w:w="4860" w:type="dxa"/>
            <w:tcMar>
              <w:top w:w="55" w:type="dxa"/>
              <w:left w:w="75" w:type="dxa"/>
              <w:bottom w:w="55" w:type="dxa"/>
              <w:right w:w="75" w:type="dxa"/>
            </w:tcMar>
            <w:vAlign w:val="center"/>
          </w:tcPr>
          <w:p w14:paraId="0382FA21" w14:textId="77777777" w:rsidR="00A33F69" w:rsidRDefault="00000000">
            <w:pPr>
              <w:spacing w:after="20" w:line="264" w:lineRule="auto"/>
            </w:pPr>
            <w:r>
              <w:rPr>
                <w:sz w:val="20"/>
              </w:rPr>
              <w:t>{Exact Management-approved interest rate or daily interest amount and method}</w:t>
            </w:r>
          </w:p>
        </w:tc>
      </w:tr>
      <w:tr w:rsidR="00A33F69" w14:paraId="3426FCD1" w14:textId="77777777">
        <w:trPr>
          <w:cantSplit/>
          <w:jc w:val="center"/>
        </w:trPr>
        <w:tc>
          <w:tcPr>
            <w:tcW w:w="4860" w:type="dxa"/>
            <w:shd w:val="clear" w:color="auto" w:fill="F2F2F2"/>
            <w:tcMar>
              <w:top w:w="55" w:type="dxa"/>
              <w:left w:w="75" w:type="dxa"/>
              <w:bottom w:w="55" w:type="dxa"/>
              <w:right w:w="75" w:type="dxa"/>
            </w:tcMar>
            <w:vAlign w:val="center"/>
          </w:tcPr>
          <w:p w14:paraId="0B6AAB04" w14:textId="77777777" w:rsidR="00A33F69" w:rsidRDefault="00000000">
            <w:pPr>
              <w:spacing w:after="20" w:line="264" w:lineRule="auto"/>
            </w:pPr>
            <w:r>
              <w:rPr>
                <w:b/>
                <w:sz w:val="20"/>
              </w:rPr>
              <w:t>Payment Frequency</w:t>
            </w:r>
          </w:p>
        </w:tc>
        <w:tc>
          <w:tcPr>
            <w:tcW w:w="4860" w:type="dxa"/>
            <w:tcMar>
              <w:top w:w="55" w:type="dxa"/>
              <w:left w:w="75" w:type="dxa"/>
              <w:bottom w:w="55" w:type="dxa"/>
              <w:right w:w="75" w:type="dxa"/>
            </w:tcMar>
            <w:vAlign w:val="center"/>
          </w:tcPr>
          <w:p w14:paraId="162F6AF5" w14:textId="77777777" w:rsidR="00A33F69" w:rsidRDefault="00000000">
            <w:pPr>
              <w:spacing w:after="20" w:line="264" w:lineRule="auto"/>
            </w:pPr>
            <w:r>
              <w:rPr>
                <w:sz w:val="20"/>
              </w:rPr>
              <w:t>{Exact approved payment frequency}</w:t>
            </w:r>
          </w:p>
        </w:tc>
      </w:tr>
      <w:tr w:rsidR="00A33F69" w14:paraId="400D3E35" w14:textId="77777777">
        <w:trPr>
          <w:cantSplit/>
          <w:jc w:val="center"/>
        </w:trPr>
        <w:tc>
          <w:tcPr>
            <w:tcW w:w="4860" w:type="dxa"/>
            <w:shd w:val="clear" w:color="auto" w:fill="F2F2F2"/>
            <w:tcMar>
              <w:top w:w="55" w:type="dxa"/>
              <w:left w:w="75" w:type="dxa"/>
              <w:bottom w:w="55" w:type="dxa"/>
              <w:right w:w="75" w:type="dxa"/>
            </w:tcMar>
            <w:vAlign w:val="center"/>
          </w:tcPr>
          <w:p w14:paraId="56BDA029" w14:textId="77777777" w:rsidR="00A33F69" w:rsidRDefault="00000000">
            <w:pPr>
              <w:spacing w:after="20" w:line="264" w:lineRule="auto"/>
            </w:pPr>
            <w:r>
              <w:rPr>
                <w:b/>
                <w:sz w:val="20"/>
              </w:rPr>
              <w:t>Contractual Term</w:t>
            </w:r>
          </w:p>
        </w:tc>
        <w:tc>
          <w:tcPr>
            <w:tcW w:w="4860" w:type="dxa"/>
            <w:tcMar>
              <w:top w:w="55" w:type="dxa"/>
              <w:left w:w="75" w:type="dxa"/>
              <w:bottom w:w="55" w:type="dxa"/>
              <w:right w:w="75" w:type="dxa"/>
            </w:tcMar>
            <w:vAlign w:val="center"/>
          </w:tcPr>
          <w:p w14:paraId="43B6349D" w14:textId="77777777" w:rsidR="00A33F69" w:rsidRDefault="00000000">
            <w:pPr>
              <w:spacing w:after="20" w:line="264" w:lineRule="auto"/>
            </w:pPr>
            <w:r>
              <w:rPr>
                <w:sz w:val="20"/>
              </w:rPr>
              <w:t>{Exact approved signed term}</w:t>
            </w:r>
          </w:p>
        </w:tc>
      </w:tr>
      <w:tr w:rsidR="00A33F69" w14:paraId="1356B1EF" w14:textId="77777777">
        <w:trPr>
          <w:cantSplit/>
          <w:jc w:val="center"/>
        </w:trPr>
        <w:tc>
          <w:tcPr>
            <w:tcW w:w="4860" w:type="dxa"/>
            <w:shd w:val="clear" w:color="auto" w:fill="F2F2F2"/>
            <w:tcMar>
              <w:top w:w="55" w:type="dxa"/>
              <w:left w:w="75" w:type="dxa"/>
              <w:bottom w:w="55" w:type="dxa"/>
              <w:right w:w="75" w:type="dxa"/>
            </w:tcMar>
            <w:vAlign w:val="center"/>
          </w:tcPr>
          <w:p w14:paraId="5718428E" w14:textId="77777777" w:rsidR="00A33F69" w:rsidRDefault="00000000">
            <w:pPr>
              <w:spacing w:after="20" w:line="264" w:lineRule="auto"/>
            </w:pPr>
            <w:r>
              <w:rPr>
                <w:b/>
                <w:sz w:val="20"/>
              </w:rPr>
              <w:t>Installment Amount</w:t>
            </w:r>
          </w:p>
        </w:tc>
        <w:tc>
          <w:tcPr>
            <w:tcW w:w="4860" w:type="dxa"/>
            <w:tcMar>
              <w:top w:w="55" w:type="dxa"/>
              <w:left w:w="75" w:type="dxa"/>
              <w:bottom w:w="55" w:type="dxa"/>
              <w:right w:w="75" w:type="dxa"/>
            </w:tcMar>
            <w:vAlign w:val="center"/>
          </w:tcPr>
          <w:p w14:paraId="58BE307B" w14:textId="77777777" w:rsidR="00A33F69" w:rsidRDefault="00000000">
            <w:pPr>
              <w:spacing w:after="20" w:line="264" w:lineRule="auto"/>
            </w:pPr>
            <w:r>
              <w:rPr>
                <w:sz w:val="20"/>
              </w:rPr>
              <w:t>PHP {Exact agreed installment amount}</w:t>
            </w:r>
          </w:p>
        </w:tc>
      </w:tr>
      <w:tr w:rsidR="00A33F69" w14:paraId="333DF473" w14:textId="77777777">
        <w:trPr>
          <w:cantSplit/>
          <w:jc w:val="center"/>
        </w:trPr>
        <w:tc>
          <w:tcPr>
            <w:tcW w:w="4860" w:type="dxa"/>
            <w:shd w:val="clear" w:color="auto" w:fill="F2F2F2"/>
            <w:tcMar>
              <w:top w:w="55" w:type="dxa"/>
              <w:left w:w="75" w:type="dxa"/>
              <w:bottom w:w="55" w:type="dxa"/>
              <w:right w:w="75" w:type="dxa"/>
            </w:tcMar>
            <w:vAlign w:val="center"/>
          </w:tcPr>
          <w:p w14:paraId="7FF4C9BB" w14:textId="77777777" w:rsidR="00A33F69" w:rsidRDefault="00000000">
            <w:pPr>
              <w:spacing w:after="20" w:line="264" w:lineRule="auto"/>
            </w:pPr>
            <w:r>
              <w:rPr>
                <w:b/>
                <w:sz w:val="20"/>
              </w:rPr>
              <w:t>Number of Installments</w:t>
            </w:r>
          </w:p>
        </w:tc>
        <w:tc>
          <w:tcPr>
            <w:tcW w:w="4860" w:type="dxa"/>
            <w:tcMar>
              <w:top w:w="55" w:type="dxa"/>
              <w:left w:w="75" w:type="dxa"/>
              <w:bottom w:w="55" w:type="dxa"/>
              <w:right w:w="75" w:type="dxa"/>
            </w:tcMar>
            <w:vAlign w:val="center"/>
          </w:tcPr>
          <w:p w14:paraId="6CEBF5B4" w14:textId="77777777" w:rsidR="00A33F69" w:rsidRDefault="00000000">
            <w:pPr>
              <w:spacing w:after="20" w:line="264" w:lineRule="auto"/>
            </w:pPr>
            <w:r>
              <w:rPr>
                <w:sz w:val="20"/>
              </w:rPr>
              <w:t>{Exact installment count}</w:t>
            </w:r>
          </w:p>
        </w:tc>
      </w:tr>
      <w:tr w:rsidR="00A33F69" w14:paraId="4D4699D5" w14:textId="77777777">
        <w:trPr>
          <w:cantSplit/>
          <w:jc w:val="center"/>
        </w:trPr>
        <w:tc>
          <w:tcPr>
            <w:tcW w:w="4860" w:type="dxa"/>
            <w:shd w:val="clear" w:color="auto" w:fill="F2F2F2"/>
            <w:tcMar>
              <w:top w:w="55" w:type="dxa"/>
              <w:left w:w="75" w:type="dxa"/>
              <w:bottom w:w="55" w:type="dxa"/>
              <w:right w:w="75" w:type="dxa"/>
            </w:tcMar>
            <w:vAlign w:val="center"/>
          </w:tcPr>
          <w:p w14:paraId="6AD7B591" w14:textId="77777777" w:rsidR="00A33F69" w:rsidRDefault="00000000">
            <w:pPr>
              <w:spacing w:after="20" w:line="264" w:lineRule="auto"/>
            </w:pPr>
            <w:r>
              <w:rPr>
                <w:b/>
                <w:sz w:val="20"/>
              </w:rPr>
              <w:t>First Payment Date</w:t>
            </w:r>
          </w:p>
        </w:tc>
        <w:tc>
          <w:tcPr>
            <w:tcW w:w="4860" w:type="dxa"/>
            <w:tcMar>
              <w:top w:w="55" w:type="dxa"/>
              <w:left w:w="75" w:type="dxa"/>
              <w:bottom w:w="55" w:type="dxa"/>
              <w:right w:w="75" w:type="dxa"/>
            </w:tcMar>
            <w:vAlign w:val="center"/>
          </w:tcPr>
          <w:p w14:paraId="705D7B0D" w14:textId="77777777" w:rsidR="00A33F69" w:rsidRDefault="00000000">
            <w:pPr>
              <w:spacing w:after="20" w:line="264" w:lineRule="auto"/>
            </w:pPr>
            <w:r>
              <w:rPr>
                <w:sz w:val="20"/>
              </w:rPr>
              <w:t>{Exact first payment date}</w:t>
            </w:r>
          </w:p>
        </w:tc>
      </w:tr>
      <w:tr w:rsidR="00A33F69" w14:paraId="237B2139" w14:textId="77777777">
        <w:trPr>
          <w:cantSplit/>
          <w:jc w:val="center"/>
        </w:trPr>
        <w:tc>
          <w:tcPr>
            <w:tcW w:w="4860" w:type="dxa"/>
            <w:shd w:val="clear" w:color="auto" w:fill="F2F2F2"/>
            <w:tcMar>
              <w:top w:w="55" w:type="dxa"/>
              <w:left w:w="75" w:type="dxa"/>
              <w:bottom w:w="55" w:type="dxa"/>
              <w:right w:w="75" w:type="dxa"/>
            </w:tcMar>
            <w:vAlign w:val="center"/>
          </w:tcPr>
          <w:p w14:paraId="288860D0" w14:textId="77777777" w:rsidR="00A33F69" w:rsidRDefault="00000000">
            <w:pPr>
              <w:spacing w:after="20" w:line="264" w:lineRule="auto"/>
            </w:pPr>
            <w:r>
              <w:rPr>
                <w:b/>
                <w:sz w:val="20"/>
              </w:rPr>
              <w:t>Contractual / Original Maturity</w:t>
            </w:r>
          </w:p>
        </w:tc>
        <w:tc>
          <w:tcPr>
            <w:tcW w:w="4860" w:type="dxa"/>
            <w:tcMar>
              <w:top w:w="55" w:type="dxa"/>
              <w:left w:w="75" w:type="dxa"/>
              <w:bottom w:w="55" w:type="dxa"/>
              <w:right w:w="75" w:type="dxa"/>
            </w:tcMar>
            <w:vAlign w:val="center"/>
          </w:tcPr>
          <w:p w14:paraId="12F6DCA3" w14:textId="77777777" w:rsidR="00A33F69" w:rsidRDefault="00000000">
            <w:pPr>
              <w:spacing w:after="20" w:line="264" w:lineRule="auto"/>
            </w:pPr>
            <w:r>
              <w:rPr>
                <w:sz w:val="20"/>
              </w:rPr>
              <w:t>{Exact signed maturity date}</w:t>
            </w:r>
          </w:p>
        </w:tc>
      </w:tr>
    </w:tbl>
    <w:p w14:paraId="45B6508A" w14:textId="1B20B608" w:rsidR="00A33F69" w:rsidRDefault="001D0CDA">
      <w:pPr>
        <w:pStyle w:val="CompactLegal"/>
        <w:keepLines/>
        <w:spacing w:after="120" w:line="276" w:lineRule="auto"/>
      </w:pPr>
      <w:ins w:id="0" w:author="Julie Marie Gabutero" w:date="2026-09-16T15:52:00Z" w16du:dateUtc="2026-09-16T07:52:00Z">
        <w:r w:rsidRPr="001D0CDA">
          <w:rPr>
            <w:rFonts w:ascii="Arial" w:hAnsi="Arial"/>
            <w:sz w:val="21"/>
          </w:rPr>
          <w:t xml:space="preserve">The above values are generated directly from the management-approved loan </w:t>
        </w:r>
      </w:ins>
      <w:ins w:id="1" w:author="Julie Marie Gabutero" w:date="2026-09-17T19:56:00Z" w16du:dateUtc="2026-09-17T11:56:00Z">
        <w:r w:rsidR="00177835">
          <w:rPr>
            <w:rFonts w:ascii="Arial" w:hAnsi="Arial"/>
            <w:sz w:val="21"/>
          </w:rPr>
          <w:t>pack</w:t>
        </w:r>
      </w:ins>
      <w:ins w:id="2" w:author="Julie Marie Gabutero" w:date="2026-09-17T20:09:00Z" w16du:dateUtc="2026-09-17T12:09:00Z">
        <w:r w:rsidR="00644C45">
          <w:rPr>
            <w:rFonts w:ascii="Arial" w:hAnsi="Arial"/>
            <w:sz w:val="21"/>
          </w:rPr>
          <w:t>et</w:t>
        </w:r>
      </w:ins>
      <w:ins w:id="3" w:author="Julie Marie Gabutero" w:date="2026-09-17T19:56:00Z" w16du:dateUtc="2026-09-17T11:56:00Z">
        <w:r w:rsidR="00177835">
          <w:rPr>
            <w:rFonts w:ascii="Arial" w:hAnsi="Arial"/>
            <w:sz w:val="21"/>
          </w:rPr>
          <w:t xml:space="preserve"> </w:t>
        </w:r>
      </w:ins>
      <w:ins w:id="4" w:author="Julie Marie Gabutero" w:date="2026-09-16T15:52:00Z" w16du:dateUtc="2026-09-16T07:52:00Z">
        <w:r w:rsidRPr="001D0CDA">
          <w:rPr>
            <w:rFonts w:ascii="Arial" w:hAnsi="Arial"/>
            <w:sz w:val="21"/>
          </w:rPr>
          <w:t>and are not independently entered, recalculated, or modified by the staff</w:t>
        </w:r>
      </w:ins>
      <w:del w:id="5" w:author="Julie Marie Gabutero" w:date="2026-09-16T15:46:00Z" w16du:dateUtc="2026-09-16T07:46:00Z">
        <w:r w:rsidDel="001D0CDA">
          <w:rPr>
            <w:rFonts w:ascii="Arial" w:hAnsi="Arial"/>
            <w:sz w:val="21"/>
          </w:rPr>
          <w:delText>The above values are generated from the exact Management-approved loan and are not independently typed or recalculated by Staff</w:delText>
        </w:r>
      </w:del>
      <w:r>
        <w:rPr>
          <w:rFonts w:ascii="Arial" w:hAnsi="Arial"/>
          <w:sz w:val="21"/>
        </w:rPr>
        <w:t>. The Loan Disclosure Statement and complete Schedule of Payments shall use the same authoritative calculation and locked loan version.</w:t>
      </w:r>
    </w:p>
    <w:p w14:paraId="7E3C86E2" w14:textId="77777777" w:rsidR="00A33F69" w:rsidRDefault="00000000">
      <w:pPr>
        <w:pStyle w:val="AgreementSection"/>
        <w:keepLines/>
        <w:spacing w:before="160" w:after="120"/>
      </w:pPr>
      <w:r>
        <w:rPr>
          <w:rFonts w:ascii="Arial" w:hAnsi="Arial"/>
          <w:sz w:val="22"/>
        </w:rPr>
        <w:t>3. GROSS LOAN AMOUNT, DEDUCTIONS AND NET PROCEEDS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4860"/>
        <w:gridCol w:w="4860"/>
      </w:tblGrid>
      <w:tr w:rsidR="00A33F69" w14:paraId="22600D0D" w14:textId="77777777">
        <w:trPr>
          <w:cantSplit/>
          <w:jc w:val="center"/>
        </w:trPr>
        <w:tc>
          <w:tcPr>
            <w:tcW w:w="4860" w:type="dxa"/>
            <w:shd w:val="clear" w:color="auto" w:fill="F2F2F2"/>
            <w:tcMar>
              <w:top w:w="55" w:type="dxa"/>
              <w:left w:w="75" w:type="dxa"/>
              <w:bottom w:w="55" w:type="dxa"/>
              <w:right w:w="75" w:type="dxa"/>
            </w:tcMar>
            <w:vAlign w:val="center"/>
          </w:tcPr>
          <w:p w14:paraId="730F9A9D" w14:textId="77777777" w:rsidR="00A33F69" w:rsidRDefault="00000000">
            <w:pPr>
              <w:spacing w:after="20" w:line="264" w:lineRule="auto"/>
            </w:pPr>
            <w:r>
              <w:rPr>
                <w:b/>
                <w:sz w:val="20"/>
              </w:rPr>
              <w:t>Principal / Gross Loan Amount</w:t>
            </w:r>
          </w:p>
        </w:tc>
        <w:tc>
          <w:tcPr>
            <w:tcW w:w="4860" w:type="dxa"/>
            <w:tcMar>
              <w:top w:w="55" w:type="dxa"/>
              <w:left w:w="75" w:type="dxa"/>
              <w:bottom w:w="55" w:type="dxa"/>
              <w:right w:w="75" w:type="dxa"/>
            </w:tcMar>
            <w:vAlign w:val="center"/>
          </w:tcPr>
          <w:p w14:paraId="38AB6575" w14:textId="77777777" w:rsidR="00A33F69" w:rsidRDefault="00000000">
            <w:pPr>
              <w:spacing w:after="20" w:line="264" w:lineRule="auto"/>
            </w:pPr>
            <w:r>
              <w:rPr>
                <w:sz w:val="20"/>
              </w:rPr>
              <w:t>PHP {Approved Principal/Gross Loan Amount}</w:t>
            </w:r>
          </w:p>
        </w:tc>
      </w:tr>
      <w:tr w:rsidR="00A33F69" w14:paraId="0DA80B4A" w14:textId="77777777">
        <w:trPr>
          <w:cantSplit/>
          <w:jc w:val="center"/>
        </w:trPr>
        <w:tc>
          <w:tcPr>
            <w:tcW w:w="4860" w:type="dxa"/>
            <w:shd w:val="clear" w:color="auto" w:fill="F2F2F2"/>
            <w:tcMar>
              <w:top w:w="55" w:type="dxa"/>
              <w:left w:w="75" w:type="dxa"/>
              <w:bottom w:w="55" w:type="dxa"/>
              <w:right w:w="75" w:type="dxa"/>
            </w:tcMar>
            <w:vAlign w:val="center"/>
          </w:tcPr>
          <w:p w14:paraId="59E17381" w14:textId="77777777" w:rsidR="00A33F69" w:rsidRDefault="00000000">
            <w:pPr>
              <w:spacing w:after="20" w:line="264" w:lineRule="auto"/>
            </w:pPr>
            <w:r>
              <w:rPr>
                <w:b/>
                <w:sz w:val="20"/>
              </w:rPr>
              <w:t>Documentary Stamp Tax (DST) - upfront</w:t>
            </w:r>
          </w:p>
        </w:tc>
        <w:tc>
          <w:tcPr>
            <w:tcW w:w="4860" w:type="dxa"/>
            <w:tcMar>
              <w:top w:w="55" w:type="dxa"/>
              <w:left w:w="75" w:type="dxa"/>
              <w:bottom w:w="55" w:type="dxa"/>
              <w:right w:w="75" w:type="dxa"/>
            </w:tcMar>
            <w:vAlign w:val="center"/>
          </w:tcPr>
          <w:p w14:paraId="3918F627" w14:textId="77777777" w:rsidR="00A33F69" w:rsidRDefault="00000000">
            <w:pPr>
              <w:spacing w:after="20" w:line="264" w:lineRule="auto"/>
            </w:pPr>
            <w:r>
              <w:rPr>
                <w:sz w:val="20"/>
              </w:rPr>
              <w:t>PHP {DST Upfront Amount}</w:t>
            </w:r>
          </w:p>
        </w:tc>
      </w:tr>
      <w:tr w:rsidR="00A33F69" w14:paraId="60D55EDE" w14:textId="77777777">
        <w:trPr>
          <w:cantSplit/>
          <w:jc w:val="center"/>
        </w:trPr>
        <w:tc>
          <w:tcPr>
            <w:tcW w:w="4860" w:type="dxa"/>
            <w:shd w:val="clear" w:color="auto" w:fill="F2F2F2"/>
            <w:tcMar>
              <w:top w:w="55" w:type="dxa"/>
              <w:left w:w="75" w:type="dxa"/>
              <w:bottom w:w="55" w:type="dxa"/>
              <w:right w:w="75" w:type="dxa"/>
            </w:tcMar>
            <w:vAlign w:val="center"/>
          </w:tcPr>
          <w:p w14:paraId="02C5D68D" w14:textId="77777777" w:rsidR="00A33F69" w:rsidRDefault="00000000">
            <w:pPr>
              <w:spacing w:after="20" w:line="264" w:lineRule="auto"/>
            </w:pPr>
            <w:r>
              <w:rPr>
                <w:b/>
                <w:sz w:val="20"/>
              </w:rPr>
              <w:t>Renewal Offset (not a tax)</w:t>
            </w:r>
          </w:p>
        </w:tc>
        <w:tc>
          <w:tcPr>
            <w:tcW w:w="4860" w:type="dxa"/>
            <w:tcMar>
              <w:top w:w="55" w:type="dxa"/>
              <w:left w:w="75" w:type="dxa"/>
              <w:bottom w:w="55" w:type="dxa"/>
              <w:right w:w="75" w:type="dxa"/>
            </w:tcMar>
            <w:vAlign w:val="center"/>
          </w:tcPr>
          <w:p w14:paraId="7AC48954" w14:textId="77777777" w:rsidR="00A33F69" w:rsidRDefault="00000000">
            <w:pPr>
              <w:spacing w:after="20" w:line="264" w:lineRule="auto"/>
            </w:pPr>
            <w:r>
              <w:rPr>
                <w:sz w:val="20"/>
              </w:rPr>
              <w:t>PHP {Renewal Offset Amount}</w:t>
            </w:r>
          </w:p>
        </w:tc>
      </w:tr>
      <w:tr w:rsidR="00A33F69" w14:paraId="6B9DEB4B" w14:textId="77777777">
        <w:trPr>
          <w:cantSplit/>
          <w:jc w:val="center"/>
        </w:trPr>
        <w:tc>
          <w:tcPr>
            <w:tcW w:w="4860" w:type="dxa"/>
            <w:shd w:val="clear" w:color="auto" w:fill="F2F2F2"/>
            <w:tcMar>
              <w:top w:w="55" w:type="dxa"/>
              <w:left w:w="75" w:type="dxa"/>
              <w:bottom w:w="55" w:type="dxa"/>
              <w:right w:w="75" w:type="dxa"/>
            </w:tcMar>
            <w:vAlign w:val="center"/>
          </w:tcPr>
          <w:p w14:paraId="74A54516" w14:textId="77777777" w:rsidR="00A33F69" w:rsidRDefault="00000000">
            <w:pPr>
              <w:spacing w:after="20" w:line="264" w:lineRule="auto"/>
            </w:pPr>
            <w:r>
              <w:rPr>
                <w:b/>
                <w:sz w:val="20"/>
              </w:rPr>
              <w:t>Other Itemized Lawful Upfront Deductions (excluding DST and renewal offset)</w:t>
            </w:r>
          </w:p>
        </w:tc>
        <w:tc>
          <w:tcPr>
            <w:tcW w:w="4860" w:type="dxa"/>
            <w:tcMar>
              <w:top w:w="55" w:type="dxa"/>
              <w:left w:w="75" w:type="dxa"/>
              <w:bottom w:w="55" w:type="dxa"/>
              <w:right w:w="75" w:type="dxa"/>
            </w:tcMar>
            <w:vAlign w:val="center"/>
          </w:tcPr>
          <w:p w14:paraId="0358400D" w14:textId="77777777" w:rsidR="00A33F69" w:rsidRDefault="00000000">
            <w:pPr>
              <w:spacing w:after="20" w:line="264" w:lineRule="auto"/>
            </w:pPr>
            <w:r>
              <w:rPr>
                <w:sz w:val="20"/>
              </w:rPr>
              <w:t>{Other Itemized Upfront Deductions / None}</w:t>
            </w:r>
          </w:p>
        </w:tc>
      </w:tr>
      <w:tr w:rsidR="00A33F69" w14:paraId="4C6EA020" w14:textId="77777777">
        <w:trPr>
          <w:cantSplit/>
          <w:jc w:val="center"/>
        </w:trPr>
        <w:tc>
          <w:tcPr>
            <w:tcW w:w="4860" w:type="dxa"/>
            <w:shd w:val="clear" w:color="auto" w:fill="F2F2F2"/>
            <w:tcMar>
              <w:top w:w="55" w:type="dxa"/>
              <w:left w:w="75" w:type="dxa"/>
              <w:bottom w:w="55" w:type="dxa"/>
              <w:right w:w="75" w:type="dxa"/>
            </w:tcMar>
            <w:vAlign w:val="center"/>
          </w:tcPr>
          <w:p w14:paraId="24587B68" w14:textId="77777777" w:rsidR="00A33F69" w:rsidRDefault="00000000">
            <w:pPr>
              <w:spacing w:after="20" w:line="264" w:lineRule="auto"/>
            </w:pPr>
            <w:r>
              <w:rPr>
                <w:b/>
                <w:sz w:val="20"/>
              </w:rPr>
              <w:t>Total Approved Deductions</w:t>
            </w:r>
          </w:p>
        </w:tc>
        <w:tc>
          <w:tcPr>
            <w:tcW w:w="4860" w:type="dxa"/>
            <w:tcMar>
              <w:top w:w="55" w:type="dxa"/>
              <w:left w:w="75" w:type="dxa"/>
              <w:bottom w:w="55" w:type="dxa"/>
              <w:right w:w="75" w:type="dxa"/>
            </w:tcMar>
            <w:vAlign w:val="center"/>
          </w:tcPr>
          <w:p w14:paraId="718312A1" w14:textId="77777777" w:rsidR="00A33F69" w:rsidRDefault="00000000">
            <w:pPr>
              <w:spacing w:after="20" w:line="264" w:lineRule="auto"/>
            </w:pPr>
            <w:r>
              <w:rPr>
                <w:sz w:val="20"/>
              </w:rPr>
              <w:t>PHP {Authoritative total deductions}</w:t>
            </w:r>
          </w:p>
        </w:tc>
      </w:tr>
      <w:tr w:rsidR="00A33F69" w14:paraId="5118803F" w14:textId="77777777">
        <w:trPr>
          <w:cantSplit/>
          <w:jc w:val="center"/>
        </w:trPr>
        <w:tc>
          <w:tcPr>
            <w:tcW w:w="4860" w:type="dxa"/>
            <w:shd w:val="clear" w:color="auto" w:fill="F2F2F2"/>
            <w:tcMar>
              <w:top w:w="55" w:type="dxa"/>
              <w:left w:w="75" w:type="dxa"/>
              <w:bottom w:w="55" w:type="dxa"/>
              <w:right w:w="75" w:type="dxa"/>
            </w:tcMar>
            <w:vAlign w:val="center"/>
          </w:tcPr>
          <w:p w14:paraId="4B01CC5B" w14:textId="77777777" w:rsidR="00A33F69" w:rsidRDefault="00000000">
            <w:pPr>
              <w:spacing w:after="20" w:line="264" w:lineRule="auto"/>
            </w:pPr>
            <w:r>
              <w:rPr>
                <w:b/>
                <w:sz w:val="20"/>
              </w:rPr>
              <w:t>Amount Financed</w:t>
            </w:r>
          </w:p>
        </w:tc>
        <w:tc>
          <w:tcPr>
            <w:tcW w:w="4860" w:type="dxa"/>
            <w:tcMar>
              <w:top w:w="55" w:type="dxa"/>
              <w:left w:w="75" w:type="dxa"/>
              <w:bottom w:w="55" w:type="dxa"/>
              <w:right w:w="75" w:type="dxa"/>
            </w:tcMar>
            <w:vAlign w:val="center"/>
          </w:tcPr>
          <w:p w14:paraId="1F09AC02" w14:textId="77777777" w:rsidR="00A33F69" w:rsidRDefault="00000000">
            <w:pPr>
              <w:spacing w:after="20" w:line="264" w:lineRule="auto"/>
            </w:pPr>
            <w:r>
              <w:rPr>
                <w:sz w:val="20"/>
              </w:rPr>
              <w:t>PHP {Authoritative amount financed}</w:t>
            </w:r>
          </w:p>
        </w:tc>
      </w:tr>
      <w:tr w:rsidR="00A33F69" w14:paraId="0DA53392" w14:textId="77777777">
        <w:trPr>
          <w:cantSplit/>
          <w:jc w:val="center"/>
        </w:trPr>
        <w:tc>
          <w:tcPr>
            <w:tcW w:w="4860" w:type="dxa"/>
            <w:shd w:val="clear" w:color="auto" w:fill="F2F2F2"/>
            <w:tcMar>
              <w:top w:w="55" w:type="dxa"/>
              <w:left w:w="75" w:type="dxa"/>
              <w:bottom w:w="55" w:type="dxa"/>
              <w:right w:w="75" w:type="dxa"/>
            </w:tcMar>
            <w:vAlign w:val="center"/>
          </w:tcPr>
          <w:p w14:paraId="33FCE194" w14:textId="77777777" w:rsidR="00A33F69" w:rsidRDefault="00000000">
            <w:pPr>
              <w:spacing w:after="20" w:line="264" w:lineRule="auto"/>
            </w:pPr>
            <w:r>
              <w:rPr>
                <w:b/>
                <w:sz w:val="20"/>
              </w:rPr>
              <w:t>Net Loan Proceeds Authorized</w:t>
            </w:r>
          </w:p>
        </w:tc>
        <w:tc>
          <w:tcPr>
            <w:tcW w:w="4860" w:type="dxa"/>
            <w:tcMar>
              <w:top w:w="55" w:type="dxa"/>
              <w:left w:w="75" w:type="dxa"/>
              <w:bottom w:w="55" w:type="dxa"/>
              <w:right w:w="75" w:type="dxa"/>
            </w:tcMar>
            <w:vAlign w:val="center"/>
          </w:tcPr>
          <w:p w14:paraId="0766CBCD" w14:textId="77777777" w:rsidR="00A33F69" w:rsidRDefault="00000000">
            <w:pPr>
              <w:spacing w:after="20" w:line="264" w:lineRule="auto"/>
            </w:pPr>
            <w:r>
              <w:rPr>
                <w:sz w:val="20"/>
              </w:rPr>
              <w:t>PHP {Authoritative net proceeds}</w:t>
            </w:r>
          </w:p>
        </w:tc>
      </w:tr>
    </w:tbl>
    <w:p w14:paraId="15B80F14" w14:textId="0FCD5DE2" w:rsidR="00A33F69" w:rsidRDefault="001A1943">
      <w:pPr>
        <w:pStyle w:val="CompactLegal"/>
      </w:pPr>
      <w:ins w:id="6" w:author="Julie Marie Gabutero" w:date="2026-09-16T15:58:00Z" w16du:dateUtc="2026-09-16T07:58:00Z">
        <w:r w:rsidRPr="001A1943">
          <w:rPr>
            <w:rFonts w:ascii="Arial" w:hAnsi="Arial"/>
            <w:sz w:val="21"/>
          </w:rPr>
          <w:t>Applicable Documentary Stamp Tax (DST), when chargeable to the BORROWER, shall be separately itemized as an upfront deduction from the Gross Loan Amount.</w:t>
        </w:r>
      </w:ins>
      <w:del w:id="7" w:author="Julie Marie Gabutero" w:date="2026-09-16T15:58:00Z" w16du:dateUtc="2026-09-16T07:58:00Z">
        <w:r w:rsidDel="001A1943">
          <w:rPr>
            <w:rFonts w:ascii="Arial" w:hAnsi="Arial"/>
            <w:sz w:val="21"/>
          </w:rPr>
          <w:delText>Applicable DST borne by the BORROWER is separately itemized upfront.</w:delText>
        </w:r>
      </w:del>
      <w:r>
        <w:rPr>
          <w:rFonts w:ascii="Arial" w:hAnsi="Arial"/>
          <w:sz w:val="21"/>
        </w:rPr>
        <w:t xml:space="preserve"> A</w:t>
      </w:r>
      <w:ins w:id="8" w:author="Julie Marie Gabutero" w:date="2026-09-16T15:58:00Z" w16du:dateUtc="2026-09-16T07:58:00Z">
        <w:r>
          <w:rPr>
            <w:rFonts w:ascii="Arial" w:hAnsi="Arial"/>
            <w:sz w:val="21"/>
          </w:rPr>
          <w:t>ny</w:t>
        </w:r>
      </w:ins>
      <w:r>
        <w:rPr>
          <w:rFonts w:ascii="Arial" w:hAnsi="Arial"/>
          <w:sz w:val="21"/>
        </w:rPr>
        <w:t xml:space="preserve"> renewal offset</w:t>
      </w:r>
      <w:ins w:id="9" w:author="Julie Marie Gabutero" w:date="2026-09-16T15:59:00Z" w16du:dateUtc="2026-09-16T07:59:00Z">
        <w:r>
          <w:rPr>
            <w:rFonts w:ascii="Arial" w:hAnsi="Arial"/>
            <w:sz w:val="21"/>
          </w:rPr>
          <w:t xml:space="preserve"> shall be </w:t>
        </w:r>
      </w:ins>
      <w:del w:id="10" w:author="Julie Marie Gabutero" w:date="2026-09-16T15:59:00Z" w16du:dateUtc="2026-09-16T07:59:00Z">
        <w:r w:rsidDel="001A1943">
          <w:rPr>
            <w:rFonts w:ascii="Arial" w:hAnsi="Arial"/>
            <w:sz w:val="21"/>
          </w:rPr>
          <w:delText xml:space="preserve"> is the </w:delText>
        </w:r>
      </w:del>
      <w:r>
        <w:rPr>
          <w:rFonts w:ascii="Arial" w:hAnsi="Arial"/>
          <w:sz w:val="21"/>
        </w:rPr>
        <w:t xml:space="preserve">separately </w:t>
      </w:r>
      <w:ins w:id="11" w:author="Julie Marie Gabutero" w:date="2026-09-16T15:59:00Z" w16du:dateUtc="2026-09-16T07:59:00Z">
        <w:r>
          <w:rPr>
            <w:rFonts w:ascii="Arial" w:hAnsi="Arial"/>
            <w:sz w:val="21"/>
          </w:rPr>
          <w:t xml:space="preserve">identified as the </w:t>
        </w:r>
      </w:ins>
      <w:r>
        <w:rPr>
          <w:rFonts w:ascii="Arial" w:hAnsi="Arial"/>
          <w:sz w:val="21"/>
        </w:rPr>
        <w:t xml:space="preserve">approved settlement amount applied to </w:t>
      </w:r>
      <w:ins w:id="12" w:author="Julie Marie Gabutero" w:date="2026-09-16T15:59:00Z" w16du:dateUtc="2026-09-16T07:59:00Z">
        <w:r>
          <w:rPr>
            <w:rFonts w:ascii="Arial" w:hAnsi="Arial"/>
            <w:sz w:val="21"/>
          </w:rPr>
          <w:t xml:space="preserve">settle </w:t>
        </w:r>
      </w:ins>
      <w:ins w:id="13" w:author="Julie Marie Gabutero" w:date="2026-09-16T16:00:00Z" w16du:dateUtc="2026-09-16T08:00:00Z">
        <w:r>
          <w:rPr>
            <w:rFonts w:ascii="Arial" w:hAnsi="Arial"/>
            <w:sz w:val="21"/>
          </w:rPr>
          <w:t xml:space="preserve">the outstanding balance of </w:t>
        </w:r>
      </w:ins>
      <w:r>
        <w:rPr>
          <w:rFonts w:ascii="Arial" w:hAnsi="Arial"/>
          <w:sz w:val="21"/>
        </w:rPr>
        <w:t>the prior loan</w:t>
      </w:r>
      <w:ins w:id="14" w:author="Julie Marie Gabutero" w:date="2026-09-16T16:00:00Z" w16du:dateUtc="2026-09-16T08:00:00Z">
        <w:r>
          <w:rPr>
            <w:rFonts w:ascii="Arial" w:hAnsi="Arial"/>
            <w:sz w:val="21"/>
          </w:rPr>
          <w:t xml:space="preserve"> and shall not be treated as </w:t>
        </w:r>
      </w:ins>
      <w:del w:id="15" w:author="Julie Marie Gabutero" w:date="2026-09-16T16:00:00Z" w16du:dateUtc="2026-09-16T08:00:00Z">
        <w:r w:rsidDel="001A1943">
          <w:rPr>
            <w:rFonts w:ascii="Arial" w:hAnsi="Arial"/>
            <w:sz w:val="21"/>
          </w:rPr>
          <w:delText xml:space="preserve">, not </w:delText>
        </w:r>
      </w:del>
      <w:r>
        <w:rPr>
          <w:rFonts w:ascii="Arial" w:hAnsi="Arial"/>
          <w:sz w:val="21"/>
        </w:rPr>
        <w:t>a tax</w:t>
      </w:r>
      <w:ins w:id="16" w:author="Julie Marie Gabutero" w:date="2026-09-16T16:00:00Z" w16du:dateUtc="2026-09-16T08:00:00Z">
        <w:r>
          <w:rPr>
            <w:rFonts w:ascii="Arial" w:hAnsi="Arial"/>
            <w:sz w:val="21"/>
          </w:rPr>
          <w:t>, fee</w:t>
        </w:r>
      </w:ins>
      <w:r>
        <w:rPr>
          <w:rFonts w:ascii="Arial" w:hAnsi="Arial"/>
          <w:sz w:val="21"/>
        </w:rPr>
        <w:t xml:space="preserve"> or an additional </w:t>
      </w:r>
      <w:del w:id="17" w:author="Julie Marie Gabutero" w:date="2026-09-16T16:00:00Z" w16du:dateUtc="2026-09-16T08:00:00Z">
        <w:r w:rsidDel="001A1943">
          <w:rPr>
            <w:rFonts w:ascii="Arial" w:hAnsi="Arial"/>
            <w:sz w:val="21"/>
          </w:rPr>
          <w:delText>fee</w:delText>
        </w:r>
      </w:del>
      <w:ins w:id="18" w:author="Julie Marie Gabutero" w:date="2026-09-16T16:00:00Z" w16du:dateUtc="2026-09-16T08:00:00Z">
        <w:r>
          <w:rPr>
            <w:rFonts w:ascii="Arial" w:hAnsi="Arial"/>
            <w:sz w:val="21"/>
          </w:rPr>
          <w:t>charge</w:t>
        </w:r>
      </w:ins>
      <w:r>
        <w:rPr>
          <w:rFonts w:ascii="Arial" w:hAnsi="Arial"/>
          <w:sz w:val="21"/>
        </w:rPr>
        <w:t xml:space="preserve">. </w:t>
      </w:r>
      <w:ins w:id="19" w:author="Julie Marie Gabutero" w:date="2026-09-16T16:01:00Z" w16du:dateUtc="2026-09-16T08:01:00Z">
        <w:r w:rsidRPr="001A1943">
          <w:rPr>
            <w:rFonts w:ascii="Arial" w:hAnsi="Arial"/>
            <w:sz w:val="21"/>
          </w:rPr>
          <w:t>Any other deduction shall be separately identified and disclosed, and shall not duplicate or include any amount already itemized under the foregoing deductions.</w:t>
        </w:r>
      </w:ins>
      <w:del w:id="20" w:author="Julie Marie Gabutero" w:date="2026-09-16T16:01:00Z" w16du:dateUtc="2026-09-16T08:01:00Z">
        <w:r w:rsidDel="001A1943">
          <w:rPr>
            <w:rFonts w:ascii="Arial" w:hAnsi="Arial"/>
            <w:sz w:val="21"/>
          </w:rPr>
          <w:delText>Other deductions must identify their own approved items and exclude amounts already listed.</w:delText>
        </w:r>
      </w:del>
    </w:p>
    <w:p w14:paraId="51273E18" w14:textId="48B075D9" w:rsidR="00A33F69" w:rsidRDefault="00CE3C07">
      <w:pPr>
        <w:pStyle w:val="CompactLegal"/>
        <w:keepLines/>
        <w:spacing w:after="120" w:line="276" w:lineRule="auto"/>
      </w:pPr>
      <w:ins w:id="21" w:author="Julie Marie Gabutero" w:date="2026-09-16T16:07:00Z" w16du:dateUtc="2026-09-16T08:07:00Z">
        <w:r w:rsidRPr="00B27BF9">
          <w:rPr>
            <w:rFonts w:eastAsia="Times New Roman" w:cs="Times New Roman"/>
            <w:sz w:val="23"/>
            <w:szCs w:val="23"/>
          </w:rPr>
          <w:lastRenderedPageBreak/>
          <w:t xml:space="preserve">The Borrower acknowledges receipt of the Net Loan Proceeds stated above. </w:t>
        </w:r>
      </w:ins>
      <w:r>
        <w:rPr>
          <w:rFonts w:ascii="Arial" w:hAnsi="Arial"/>
          <w:sz w:val="21"/>
        </w:rPr>
        <w:t xml:space="preserve">Only lawful deductions expressly approved and disclosed in the Loan Disclosure Statement may be deducted. </w:t>
      </w:r>
      <w:ins w:id="22" w:author="Julie Marie Gabutero" w:date="2026-09-16T16:08:00Z" w16du:dateUtc="2026-09-16T08:08:00Z">
        <w:r>
          <w:rPr>
            <w:rFonts w:ascii="Arial" w:hAnsi="Arial"/>
            <w:sz w:val="21"/>
          </w:rPr>
          <w:t>The LENDER shall issue</w:t>
        </w:r>
      </w:ins>
      <w:ins w:id="23" w:author="Julie Marie Gabutero" w:date="2026-09-16T16:09:00Z" w16du:dateUtc="2026-09-16T08:09:00Z">
        <w:r>
          <w:rPr>
            <w:rFonts w:ascii="Arial" w:hAnsi="Arial"/>
            <w:sz w:val="21"/>
          </w:rPr>
          <w:t>/generate</w:t>
        </w:r>
      </w:ins>
      <w:ins w:id="24" w:author="Julie Marie Gabutero" w:date="2026-09-16T16:08:00Z" w16du:dateUtc="2026-09-16T08:08:00Z">
        <w:r>
          <w:rPr>
            <w:rFonts w:ascii="Arial" w:hAnsi="Arial"/>
            <w:sz w:val="21"/>
          </w:rPr>
          <w:t xml:space="preserve"> a Loan Release and Cash Receipt Confirmation for </w:t>
        </w:r>
      </w:ins>
      <w:del w:id="25" w:author="Julie Marie Gabutero" w:date="2026-09-16T16:02:00Z" w16du:dateUtc="2026-09-16T08:02:00Z">
        <w:r w:rsidDel="001A1943">
          <w:rPr>
            <w:rFonts w:ascii="Arial" w:hAnsi="Arial"/>
            <w:sz w:val="21"/>
          </w:rPr>
          <w:delText xml:space="preserve">The </w:delText>
        </w:r>
      </w:del>
      <w:del w:id="26" w:author="Julie Marie Gabutero" w:date="2026-09-16T15:54:00Z" w16du:dateUtc="2026-09-16T07:54:00Z">
        <w:r w:rsidDel="001A1943">
          <w:rPr>
            <w:rFonts w:ascii="Arial" w:hAnsi="Arial"/>
            <w:sz w:val="21"/>
          </w:rPr>
          <w:delText xml:space="preserve">exact </w:delText>
        </w:r>
      </w:del>
      <w:ins w:id="27" w:author="Julie Marie Gabutero" w:date="2026-09-16T16:09:00Z" w16du:dateUtc="2026-09-16T08:09:00Z">
        <w:r>
          <w:rPr>
            <w:rFonts w:ascii="Arial" w:hAnsi="Arial"/>
            <w:sz w:val="21"/>
          </w:rPr>
          <w:t>a</w:t>
        </w:r>
      </w:ins>
      <w:ins w:id="28" w:author="Julie Marie Gabutero" w:date="2026-09-16T15:54:00Z" w16du:dateUtc="2026-09-16T07:54:00Z">
        <w:r w:rsidR="001A1943">
          <w:rPr>
            <w:rFonts w:ascii="Arial" w:hAnsi="Arial"/>
            <w:sz w:val="21"/>
          </w:rPr>
          <w:t xml:space="preserve">ny </w:t>
        </w:r>
      </w:ins>
      <w:r>
        <w:rPr>
          <w:rFonts w:ascii="Arial" w:hAnsi="Arial"/>
          <w:sz w:val="21"/>
        </w:rPr>
        <w:t>cash actually handed to the BORROWER</w:t>
      </w:r>
      <w:del w:id="29" w:author="Julie Marie Gabutero" w:date="2026-09-16T16:09:00Z" w16du:dateUtc="2026-09-16T08:09:00Z">
        <w:r w:rsidDel="00CE3C07">
          <w:rPr>
            <w:rFonts w:ascii="Arial" w:hAnsi="Arial"/>
            <w:sz w:val="21"/>
          </w:rPr>
          <w:delText xml:space="preserve"> is evidenced separately in the Loan Release and Cash Receipt Confirmation</w:delText>
        </w:r>
      </w:del>
      <w:r>
        <w:rPr>
          <w:rFonts w:ascii="Arial" w:hAnsi="Arial"/>
          <w:sz w:val="21"/>
        </w:rPr>
        <w:t xml:space="preserve">. </w:t>
      </w:r>
      <w:ins w:id="30" w:author="Julie Marie Gabutero" w:date="2026-09-19T00:53:00Z" w16du:dateUtc="2026-09-18T16:53:00Z">
        <w:r w:rsidR="00CE4671" w:rsidRPr="00CE4671">
          <w:rPr>
            <w:rFonts w:ascii="Arial" w:hAnsi="Arial"/>
            <w:sz w:val="21"/>
          </w:rPr>
          <w:t xml:space="preserve">Any </w:t>
        </w:r>
        <w:r w:rsidR="00CE4671">
          <w:rPr>
            <w:rFonts w:ascii="Arial" w:hAnsi="Arial"/>
            <w:sz w:val="21"/>
          </w:rPr>
          <w:t>discrepancy</w:t>
        </w:r>
        <w:r w:rsidR="00CE4671" w:rsidRPr="00CE4671">
          <w:rPr>
            <w:rFonts w:ascii="Arial" w:hAnsi="Arial"/>
            <w:sz w:val="21"/>
          </w:rPr>
          <w:t xml:space="preserve"> between the authorized Net Loan Proceeds and the amount approved for actual release shall be resolved before release. Partial cash release is not permitted unless expressly authorized under the applicable approved loan process.</w:t>
        </w:r>
      </w:ins>
      <w:del w:id="31" w:author="Julie Marie Gabutero" w:date="2026-09-19T00:53:00Z" w16du:dateUtc="2026-09-18T16:53:00Z">
        <w:r w:rsidDel="00CE4671">
          <w:rPr>
            <w:rFonts w:ascii="Arial" w:hAnsi="Arial"/>
            <w:sz w:val="21"/>
          </w:rPr>
          <w:delText xml:space="preserve">A </w:delText>
        </w:r>
      </w:del>
      <w:del w:id="32" w:author="Julie Marie Gabutero" w:date="2026-09-16T16:42:00Z" w16du:dateUtc="2026-09-16T08:42:00Z">
        <w:r w:rsidDel="00745B88">
          <w:rPr>
            <w:rFonts w:ascii="Arial" w:hAnsi="Arial"/>
            <w:sz w:val="21"/>
          </w:rPr>
          <w:delText>mismatch</w:delText>
        </w:r>
      </w:del>
      <w:del w:id="33" w:author="Julie Marie Gabutero" w:date="2026-09-19T00:53:00Z" w16du:dateUtc="2026-09-18T16:53:00Z">
        <w:r w:rsidDel="00CE4671">
          <w:rPr>
            <w:rFonts w:ascii="Arial" w:hAnsi="Arial"/>
            <w:sz w:val="21"/>
          </w:rPr>
          <w:delText xml:space="preserve"> between the authorized net proceeds and the actual handoff blocks release; partial cash release is not permitted</w:delText>
        </w:r>
      </w:del>
      <w:del w:id="34" w:author="Julie Marie Gabutero" w:date="2026-09-17T19:56:00Z" w16du:dateUtc="2026-09-17T11:56:00Z">
        <w:r w:rsidDel="00177835">
          <w:rPr>
            <w:rFonts w:ascii="Arial" w:hAnsi="Arial"/>
            <w:sz w:val="21"/>
          </w:rPr>
          <w:delText xml:space="preserve"> in the approved V1 flow</w:delText>
        </w:r>
      </w:del>
      <w:r>
        <w:rPr>
          <w:rFonts w:ascii="Arial" w:hAnsi="Arial"/>
          <w:sz w:val="21"/>
        </w:rPr>
        <w:t>.</w:t>
      </w:r>
    </w:p>
    <w:p w14:paraId="6985F1AA" w14:textId="77777777" w:rsidR="00A33F69" w:rsidRDefault="00000000">
      <w:pPr>
        <w:pStyle w:val="AgreementSection"/>
        <w:keepLines/>
        <w:spacing w:before="160" w:after="120"/>
      </w:pPr>
      <w:r>
        <w:rPr>
          <w:rFonts w:ascii="Arial" w:hAnsi="Arial"/>
          <w:sz w:val="22"/>
        </w:rPr>
        <w:t>4. INTEREST, FINANCE CHARGES AND OTHER CHARGES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4860"/>
        <w:gridCol w:w="4860"/>
      </w:tblGrid>
      <w:tr w:rsidR="00A33F69" w14:paraId="726AFBBC" w14:textId="77777777">
        <w:trPr>
          <w:cantSplit/>
          <w:jc w:val="center"/>
        </w:trPr>
        <w:tc>
          <w:tcPr>
            <w:tcW w:w="4860" w:type="dxa"/>
            <w:shd w:val="clear" w:color="auto" w:fill="F2F2F2"/>
            <w:tcMar>
              <w:top w:w="55" w:type="dxa"/>
              <w:left w:w="75" w:type="dxa"/>
              <w:bottom w:w="55" w:type="dxa"/>
              <w:right w:w="75" w:type="dxa"/>
            </w:tcMar>
            <w:vAlign w:val="center"/>
          </w:tcPr>
          <w:p w14:paraId="5294E385" w14:textId="77777777" w:rsidR="00A33F69" w:rsidRDefault="00000000">
            <w:pPr>
              <w:spacing w:after="20" w:line="264" w:lineRule="auto"/>
            </w:pPr>
            <w:r>
              <w:rPr>
                <w:b/>
                <w:sz w:val="20"/>
              </w:rPr>
              <w:t>Principal / Gross Loan Amount</w:t>
            </w:r>
          </w:p>
        </w:tc>
        <w:tc>
          <w:tcPr>
            <w:tcW w:w="4860" w:type="dxa"/>
            <w:tcMar>
              <w:top w:w="55" w:type="dxa"/>
              <w:left w:w="75" w:type="dxa"/>
              <w:bottom w:w="55" w:type="dxa"/>
              <w:right w:w="75" w:type="dxa"/>
            </w:tcMar>
            <w:vAlign w:val="center"/>
          </w:tcPr>
          <w:p w14:paraId="34E93A36" w14:textId="77777777" w:rsidR="00A33F69" w:rsidRDefault="00000000">
            <w:pPr>
              <w:spacing w:after="20" w:line="264" w:lineRule="auto"/>
            </w:pPr>
            <w:r>
              <w:rPr>
                <w:sz w:val="20"/>
              </w:rPr>
              <w:t>PHP {Approved Principal/Gross Loan Amount}</w:t>
            </w:r>
          </w:p>
        </w:tc>
      </w:tr>
      <w:tr w:rsidR="00A33F69" w14:paraId="2EB54FDF" w14:textId="77777777">
        <w:trPr>
          <w:cantSplit/>
          <w:jc w:val="center"/>
        </w:trPr>
        <w:tc>
          <w:tcPr>
            <w:tcW w:w="4860" w:type="dxa"/>
            <w:shd w:val="clear" w:color="auto" w:fill="F2F2F2"/>
            <w:tcMar>
              <w:top w:w="55" w:type="dxa"/>
              <w:left w:w="75" w:type="dxa"/>
              <w:bottom w:w="55" w:type="dxa"/>
              <w:right w:w="75" w:type="dxa"/>
            </w:tcMar>
            <w:vAlign w:val="center"/>
          </w:tcPr>
          <w:p w14:paraId="0D485E80" w14:textId="77777777" w:rsidR="00A33F69" w:rsidRDefault="00000000">
            <w:pPr>
              <w:spacing w:after="20" w:line="264" w:lineRule="auto"/>
            </w:pPr>
            <w:r>
              <w:rPr>
                <w:b/>
                <w:sz w:val="20"/>
              </w:rPr>
              <w:t>Total Contractual Interest (excluding GRT recovery)</w:t>
            </w:r>
          </w:p>
        </w:tc>
        <w:tc>
          <w:tcPr>
            <w:tcW w:w="4860" w:type="dxa"/>
            <w:tcMar>
              <w:top w:w="55" w:type="dxa"/>
              <w:left w:w="75" w:type="dxa"/>
              <w:bottom w:w="55" w:type="dxa"/>
              <w:right w:w="75" w:type="dxa"/>
            </w:tcMar>
            <w:vAlign w:val="center"/>
          </w:tcPr>
          <w:p w14:paraId="2C5E0A13" w14:textId="77777777" w:rsidR="00A33F69" w:rsidRDefault="00000000">
            <w:pPr>
              <w:spacing w:after="20" w:line="264" w:lineRule="auto"/>
            </w:pPr>
            <w:r>
              <w:rPr>
                <w:sz w:val="20"/>
              </w:rPr>
              <w:t>PHP {Total Contractual Interest}</w:t>
            </w:r>
          </w:p>
        </w:tc>
      </w:tr>
      <w:tr w:rsidR="00A33F69" w14:paraId="5425F621" w14:textId="77777777">
        <w:trPr>
          <w:cantSplit/>
          <w:jc w:val="center"/>
        </w:trPr>
        <w:tc>
          <w:tcPr>
            <w:tcW w:w="4860" w:type="dxa"/>
            <w:shd w:val="clear" w:color="auto" w:fill="F2F2F2"/>
            <w:tcMar>
              <w:top w:w="55" w:type="dxa"/>
              <w:left w:w="75" w:type="dxa"/>
              <w:bottom w:w="55" w:type="dxa"/>
              <w:right w:w="75" w:type="dxa"/>
            </w:tcMar>
            <w:vAlign w:val="center"/>
          </w:tcPr>
          <w:p w14:paraId="7CC5F719" w14:textId="77777777" w:rsidR="00A33F69" w:rsidRDefault="00000000">
            <w:pPr>
              <w:spacing w:after="20" w:line="264" w:lineRule="auto"/>
            </w:pPr>
            <w:r>
              <w:rPr>
                <w:b/>
                <w:sz w:val="20"/>
              </w:rPr>
              <w:t>Passed-on Gross Receipts Tax (GRT) - within agreed repayments</w:t>
            </w:r>
          </w:p>
        </w:tc>
        <w:tc>
          <w:tcPr>
            <w:tcW w:w="4860" w:type="dxa"/>
            <w:tcMar>
              <w:top w:w="55" w:type="dxa"/>
              <w:left w:w="75" w:type="dxa"/>
              <w:bottom w:w="55" w:type="dxa"/>
              <w:right w:w="75" w:type="dxa"/>
            </w:tcMar>
            <w:vAlign w:val="center"/>
          </w:tcPr>
          <w:p w14:paraId="51A57929" w14:textId="77777777" w:rsidR="00A33F69" w:rsidRDefault="00000000">
            <w:pPr>
              <w:spacing w:after="20" w:line="264" w:lineRule="auto"/>
            </w:pPr>
            <w:r>
              <w:rPr>
                <w:sz w:val="20"/>
              </w:rPr>
              <w:t>PHP {GRT Recovery in Repayments}</w:t>
            </w:r>
          </w:p>
        </w:tc>
      </w:tr>
      <w:tr w:rsidR="00A33F69" w14:paraId="3ED3E4C3" w14:textId="77777777">
        <w:trPr>
          <w:cantSplit/>
          <w:jc w:val="center"/>
        </w:trPr>
        <w:tc>
          <w:tcPr>
            <w:tcW w:w="4860" w:type="dxa"/>
            <w:shd w:val="clear" w:color="auto" w:fill="F2F2F2"/>
            <w:tcMar>
              <w:top w:w="55" w:type="dxa"/>
              <w:left w:w="75" w:type="dxa"/>
              <w:bottom w:w="55" w:type="dxa"/>
              <w:right w:w="75" w:type="dxa"/>
            </w:tcMar>
            <w:vAlign w:val="center"/>
          </w:tcPr>
          <w:p w14:paraId="4F6040D4" w14:textId="77777777" w:rsidR="00A33F69" w:rsidRDefault="00000000">
            <w:pPr>
              <w:spacing w:after="20" w:line="264" w:lineRule="auto"/>
            </w:pPr>
            <w:r>
              <w:rPr>
                <w:b/>
                <w:sz w:val="20"/>
              </w:rPr>
              <w:t>Other Scheduled Charges (excluding interest and GRT recovery)</w:t>
            </w:r>
          </w:p>
        </w:tc>
        <w:tc>
          <w:tcPr>
            <w:tcW w:w="4860" w:type="dxa"/>
            <w:tcMar>
              <w:top w:w="55" w:type="dxa"/>
              <w:left w:w="75" w:type="dxa"/>
              <w:bottom w:w="55" w:type="dxa"/>
              <w:right w:w="75" w:type="dxa"/>
            </w:tcMar>
            <w:vAlign w:val="center"/>
          </w:tcPr>
          <w:p w14:paraId="3AA3F3FC" w14:textId="77777777" w:rsidR="00A33F69" w:rsidRDefault="00000000">
            <w:pPr>
              <w:spacing w:after="20" w:line="264" w:lineRule="auto"/>
            </w:pPr>
            <w:r>
              <w:rPr>
                <w:sz w:val="20"/>
              </w:rPr>
              <w:t>PHP {Other Scheduled Charges}</w:t>
            </w:r>
          </w:p>
        </w:tc>
      </w:tr>
      <w:tr w:rsidR="00A33F69" w14:paraId="0CD49A8D" w14:textId="77777777">
        <w:trPr>
          <w:cantSplit/>
          <w:jc w:val="center"/>
        </w:trPr>
        <w:tc>
          <w:tcPr>
            <w:tcW w:w="4860" w:type="dxa"/>
            <w:shd w:val="clear" w:color="auto" w:fill="F2F2F2"/>
            <w:tcMar>
              <w:top w:w="55" w:type="dxa"/>
              <w:left w:w="75" w:type="dxa"/>
              <w:bottom w:w="55" w:type="dxa"/>
              <w:right w:w="75" w:type="dxa"/>
            </w:tcMar>
            <w:vAlign w:val="center"/>
          </w:tcPr>
          <w:p w14:paraId="61FBDAFD" w14:textId="77777777" w:rsidR="00A33F69" w:rsidRDefault="00000000">
            <w:pPr>
              <w:spacing w:after="20" w:line="264" w:lineRule="auto"/>
            </w:pPr>
            <w:r>
              <w:rPr>
                <w:b/>
                <w:sz w:val="20"/>
              </w:rPr>
              <w:t>TOTAL PAYABLE UNDER ORIGINAL SCHEDULE</w:t>
            </w:r>
          </w:p>
        </w:tc>
        <w:tc>
          <w:tcPr>
            <w:tcW w:w="4860" w:type="dxa"/>
            <w:tcMar>
              <w:top w:w="55" w:type="dxa"/>
              <w:left w:w="75" w:type="dxa"/>
              <w:bottom w:w="55" w:type="dxa"/>
              <w:right w:w="75" w:type="dxa"/>
            </w:tcMar>
            <w:vAlign w:val="center"/>
          </w:tcPr>
          <w:p w14:paraId="160D070F" w14:textId="77777777" w:rsidR="00A33F69" w:rsidRDefault="00000000">
            <w:pPr>
              <w:spacing w:after="20" w:line="264" w:lineRule="auto"/>
            </w:pPr>
            <w:r>
              <w:rPr>
                <w:sz w:val="20"/>
              </w:rPr>
              <w:t>PHP {Authoritative Scheduled Total}</w:t>
            </w:r>
          </w:p>
        </w:tc>
      </w:tr>
    </w:tbl>
    <w:p w14:paraId="5339CD5E" w14:textId="77777777" w:rsidR="00A33F69" w:rsidRDefault="00000000">
      <w:pPr>
        <w:pStyle w:val="CompactLegal"/>
      </w:pPr>
      <w:r>
        <w:rPr>
          <w:rFonts w:ascii="Arial" w:hAnsi="Arial"/>
          <w:sz w:val="21"/>
        </w:rPr>
        <w:t>Passed-on GRT is included within the agreed repayments, not deducted upfront and not added on top of the agreed installment. Repeated disclosure of the same DST or GRT amount does not create another charge.</w:t>
      </w:r>
    </w:p>
    <w:p w14:paraId="6B886730" w14:textId="77777777" w:rsidR="00A33F69" w:rsidRDefault="00000000">
      <w:pPr>
        <w:pStyle w:val="CompactLegal"/>
      </w:pPr>
      <w:r>
        <w:rPr>
          <w:rFonts w:ascii="Arial" w:hAnsi="Arial"/>
          <w:sz w:val="21"/>
        </w:rPr>
        <w:t>The scheduled total includes each repayment component once. Upfront deductions are not added again to the scheduled total. The same approved component amounts must reconcile with the Disclosure and complete Schedule of Payments; a mismatch blocks preparation rather than increasing the agreed installment or extending its term.</w:t>
      </w:r>
    </w:p>
    <w:p w14:paraId="6AEB86AF" w14:textId="77777777" w:rsidR="00A33F69" w:rsidRDefault="00000000">
      <w:pPr>
        <w:pStyle w:val="CompactLegal"/>
        <w:keepLines/>
        <w:spacing w:after="120" w:line="276" w:lineRule="auto"/>
      </w:pPr>
      <w:r>
        <w:rPr>
          <w:rFonts w:ascii="Arial" w:hAnsi="Arial"/>
          <w:sz w:val="21"/>
        </w:rPr>
        <w:t>The Loan shall bear interest in accordance with the interest rate or daily interest amount and method of computation stated above and in the Loan Disclosure Statement, as applicable.</w:t>
      </w:r>
    </w:p>
    <w:p w14:paraId="689AD74A" w14:textId="77777777" w:rsidR="00A33F69" w:rsidRDefault="00000000">
      <w:pPr>
        <w:pStyle w:val="CompactLegal"/>
        <w:keepLines/>
        <w:spacing w:after="120" w:line="276" w:lineRule="auto"/>
      </w:pPr>
      <w:r>
        <w:rPr>
          <w:rFonts w:ascii="Arial" w:hAnsi="Arial"/>
          <w:sz w:val="21"/>
        </w:rPr>
        <w:t>For a 7x7 Cash Loan, 60 calendar days is a default target only. The agreed daily payment determines the complete contractual schedule before approval and signing. Contractual Maturity is the last installment date in that exact signed schedule, not automatically Day 60. Contractual interest stops at Contractual Maturity, or earlier payoff as applicable; any permitted post-maturity penalty is separate from contractual interest.</w:t>
      </w:r>
    </w:p>
    <w:p w14:paraId="17422B7F" w14:textId="77777777" w:rsidR="00A33F69" w:rsidRDefault="00000000">
      <w:pPr>
        <w:pStyle w:val="CompactLegal"/>
        <w:keepLines/>
        <w:spacing w:after="120" w:line="276" w:lineRule="auto"/>
      </w:pPr>
      <w:r>
        <w:rPr>
          <w:rFonts w:ascii="Arial" w:hAnsi="Arial"/>
          <w:sz w:val="21"/>
        </w:rPr>
        <w:t>No interest, fee, penalty, collection cost, attorney’s fee or other charge shall be imposed unless it is expressly stated in the applicable loan documents, properly disclosed, case-appropriate, and permitted by law. The selected charge rule must match the same locked Loan Disclosure Statement. Where that statement specifies None / zero, no such charge applies.</w:t>
      </w:r>
    </w:p>
    <w:p w14:paraId="608B530B" w14:textId="77777777" w:rsidR="00A33F69" w:rsidRDefault="00000000">
      <w:pPr>
        <w:pStyle w:val="CompactLegal"/>
        <w:keepLines/>
        <w:spacing w:after="120" w:line="276" w:lineRule="auto"/>
      </w:pPr>
      <w:r>
        <w:rPr>
          <w:rFonts w:ascii="Arial" w:hAnsi="Arial"/>
          <w:sz w:val="21"/>
        </w:rPr>
        <w:t>Late / Default Charge: {Exact Selected Charge Rule from the Locked Loan Disclosure Statement}</w:t>
      </w:r>
    </w:p>
    <w:p w14:paraId="5BFDB7C4" w14:textId="77777777" w:rsidR="00A33F69" w:rsidRDefault="00000000">
      <w:pPr>
        <w:pStyle w:val="CompactLegal"/>
        <w:keepLines/>
        <w:spacing w:after="120" w:line="276" w:lineRule="auto"/>
        <w:rPr>
          <w:ins w:id="35" w:author="Julie Marie Gabutero" w:date="2026-09-17T19:37:00Z" w16du:dateUtc="2026-09-17T11:37:00Z"/>
          <w:rFonts w:ascii="Arial" w:hAnsi="Arial"/>
          <w:sz w:val="21"/>
        </w:rPr>
      </w:pPr>
      <w:r>
        <w:rPr>
          <w:rFonts w:ascii="Arial" w:hAnsi="Arial"/>
          <w:sz w:val="21"/>
        </w:rPr>
        <w:t>A 7x7 post-maturity penalty does not start merely because Day 60 passes or an installment is past due before the actual signed Contractual Maturity. It is simple and non-compounding; no interest is charged on the penalty.</w:t>
      </w:r>
    </w:p>
    <w:p w14:paraId="6FD3CC68" w14:textId="23D651F6" w:rsidR="00D4261E" w:rsidRPr="00D4261E" w:rsidRDefault="00D4261E">
      <w:pPr>
        <w:pStyle w:val="CompactLegal"/>
        <w:keepLines/>
        <w:spacing w:after="120" w:line="276" w:lineRule="auto"/>
        <w:rPr>
          <w:rFonts w:ascii="Arial" w:hAnsi="Arial"/>
          <w:sz w:val="21"/>
          <w:rPrChange w:id="36" w:author="Julie Marie Gabutero" w:date="2026-09-17T19:37:00Z" w16du:dateUtc="2026-09-17T11:37:00Z">
            <w:rPr/>
          </w:rPrChange>
        </w:rPr>
      </w:pPr>
      <w:ins w:id="37" w:author="Julie Marie Gabutero" w:date="2026-09-17T19:37:00Z" w16du:dateUtc="2026-09-17T11:37:00Z">
        <w:r>
          <w:rPr>
            <w:rFonts w:ascii="Arial" w:hAnsi="Arial"/>
            <w:sz w:val="21"/>
          </w:rPr>
          <w:t>Penalties</w:t>
        </w:r>
      </w:ins>
      <w:ins w:id="38" w:author="Julie Marie Gabutero" w:date="2026-09-17T19:38:00Z" w16du:dateUtc="2026-09-17T11:38:00Z">
        <w:r>
          <w:rPr>
            <w:rFonts w:ascii="Arial" w:hAnsi="Arial"/>
            <w:sz w:val="21"/>
          </w:rPr>
          <w:t>, fees and</w:t>
        </w:r>
      </w:ins>
      <w:ins w:id="39" w:author="Julie Marie Gabutero" w:date="2026-09-17T19:37:00Z" w16du:dateUtc="2026-09-17T11:37:00Z">
        <w:r>
          <w:rPr>
            <w:rFonts w:ascii="Arial" w:hAnsi="Arial"/>
            <w:sz w:val="21"/>
          </w:rPr>
          <w:t xml:space="preserve"> </w:t>
        </w:r>
        <w:r w:rsidRPr="00D4261E">
          <w:rPr>
            <w:rFonts w:ascii="Arial" w:hAnsi="Arial"/>
            <w:sz w:val="21"/>
            <w:rPrChange w:id="40" w:author="Julie Marie Gabutero" w:date="2026-09-17T19:37:00Z" w16du:dateUtc="2026-09-17T11:37:00Z">
              <w:rPr/>
            </w:rPrChange>
          </w:rPr>
          <w:t>charge</w:t>
        </w:r>
      </w:ins>
      <w:ins w:id="41" w:author="Julie Marie Gabutero" w:date="2026-09-17T19:38:00Z" w16du:dateUtc="2026-09-17T11:38:00Z">
        <w:r>
          <w:rPr>
            <w:rFonts w:ascii="Arial" w:hAnsi="Arial"/>
            <w:sz w:val="21"/>
          </w:rPr>
          <w:t xml:space="preserve">s that are unlawful </w:t>
        </w:r>
      </w:ins>
      <w:ins w:id="42" w:author="Julie Marie Gabutero" w:date="2026-09-19T00:54:00Z" w16du:dateUtc="2026-09-18T16:54:00Z">
        <w:r w:rsidR="00CE4671">
          <w:rPr>
            <w:rFonts w:ascii="Arial" w:hAnsi="Arial"/>
            <w:sz w:val="21"/>
          </w:rPr>
          <w:t>or</w:t>
        </w:r>
      </w:ins>
      <w:ins w:id="43" w:author="Julie Marie Gabutero" w:date="2026-09-17T19:38:00Z" w16du:dateUtc="2026-09-17T11:38:00Z">
        <w:r>
          <w:rPr>
            <w:rFonts w:ascii="Arial" w:hAnsi="Arial"/>
            <w:sz w:val="21"/>
          </w:rPr>
          <w:t xml:space="preserve"> not disclosed in the Loan Disclosure Statement</w:t>
        </w:r>
      </w:ins>
      <w:ins w:id="44" w:author="Julie Marie Gabutero" w:date="2026-09-17T19:37:00Z" w16du:dateUtc="2026-09-17T11:37:00Z">
        <w:r w:rsidRPr="00D4261E">
          <w:rPr>
            <w:rFonts w:ascii="Arial" w:hAnsi="Arial"/>
            <w:sz w:val="21"/>
            <w:rPrChange w:id="45" w:author="Julie Marie Gabutero" w:date="2026-09-17T19:37:00Z" w16du:dateUtc="2026-09-17T11:37:00Z">
              <w:rPr/>
            </w:rPrChange>
          </w:rPr>
          <w:t xml:space="preserve"> shall be imposed.</w:t>
        </w:r>
      </w:ins>
    </w:p>
    <w:p w14:paraId="2F7FD430" w14:textId="77777777" w:rsidR="00A33F69" w:rsidRDefault="00000000">
      <w:pPr>
        <w:pStyle w:val="RevisionNote"/>
        <w:keepLines/>
      </w:pPr>
      <w:r>
        <w:rPr>
          <w:color w:val="000000"/>
        </w:rPr>
        <w:t xml:space="preserve">INTERNAL 7x7 BRANCH CONTROL - The recorded product direction is 3% per month, simple/non-compounding, not automatic permission to charge. Select only for an eligible loan whose signed rule, overdue base, partial-month convention, legal/cost caps and server enforcement are complete. Unresolved checks block penalty use. Valid no-charge loans print None / PHP 0.00; historical None/zero contracts are unchanged. </w:t>
      </w:r>
      <w:r w:rsidRPr="00D4261E">
        <w:rPr>
          <w:color w:val="EE0000"/>
          <w:rPrChange w:id="46" w:author="Julie Marie Gabutero" w:date="2026-09-17T19:36:00Z" w16du:dateUtc="2026-09-17T11:36:00Z">
            <w:rPr>
              <w:color w:val="000000"/>
            </w:rPr>
          </w:rPrChange>
        </w:rPr>
        <w:t>Remove this note before issuance</w:t>
      </w:r>
      <w:r>
        <w:rPr>
          <w:color w:val="000000"/>
        </w:rPr>
        <w:t>.</w:t>
      </w:r>
    </w:p>
    <w:p w14:paraId="55FC0430" w14:textId="77777777" w:rsidR="00A33F69" w:rsidRDefault="00000000">
      <w:pPr>
        <w:pStyle w:val="AgreementSection"/>
        <w:keepLines/>
        <w:spacing w:before="160" w:after="120"/>
      </w:pPr>
      <w:r>
        <w:rPr>
          <w:rFonts w:ascii="Arial" w:hAnsi="Arial"/>
          <w:sz w:val="22"/>
        </w:rPr>
        <w:t>5. COMPLETE CONTRACTUAL SCHEDULE OF PAYMENTS</w:t>
      </w:r>
    </w:p>
    <w:p w14:paraId="40397B9B" w14:textId="76F99F0F" w:rsidR="00A33F69" w:rsidRDefault="00000000">
      <w:pPr>
        <w:pStyle w:val="CompactLegal"/>
        <w:keepLines/>
        <w:spacing w:after="120" w:line="276" w:lineRule="auto"/>
      </w:pPr>
      <w:r>
        <w:rPr>
          <w:rFonts w:ascii="Arial" w:hAnsi="Arial"/>
          <w:sz w:val="21"/>
        </w:rPr>
        <w:t xml:space="preserve">Before actual cash release, </w:t>
      </w:r>
      <w:del w:id="47" w:author="Julie Marie Gabutero" w:date="2026-09-16T16:42:00Z" w16du:dateUtc="2026-09-16T08:42:00Z">
        <w:r w:rsidDel="00745B88">
          <w:rPr>
            <w:rFonts w:ascii="Arial" w:hAnsi="Arial"/>
            <w:sz w:val="21"/>
          </w:rPr>
          <w:delText xml:space="preserve">SPINA </w:delText>
        </w:r>
      </w:del>
      <w:ins w:id="48" w:author="Julie Marie Gabutero" w:date="2026-09-16T16:42:00Z" w16du:dateUtc="2026-09-16T08:42:00Z">
        <w:r w:rsidR="00745B88">
          <w:rPr>
            <w:rFonts w:ascii="Arial" w:hAnsi="Arial"/>
            <w:sz w:val="21"/>
          </w:rPr>
          <w:t xml:space="preserve">the LENDER </w:t>
        </w:r>
      </w:ins>
      <w:r>
        <w:rPr>
          <w:rFonts w:ascii="Arial" w:hAnsi="Arial"/>
          <w:sz w:val="21"/>
        </w:rPr>
        <w:t>shall generate the complete contractual Schedule of Payments from the exact locked approved terms. The BORROWER shall be given the opportunity to review and sign/acknowledge the complete schedule together with the final loan packet.</w:t>
      </w:r>
    </w:p>
    <w:p w14:paraId="7847BECC" w14:textId="7C1C48E6" w:rsidR="00A33F69" w:rsidRDefault="00000000">
      <w:pPr>
        <w:pStyle w:val="CompactLegal"/>
        <w:keepLines/>
        <w:spacing w:after="120" w:line="276" w:lineRule="auto"/>
      </w:pPr>
      <w:r>
        <w:rPr>
          <w:rFonts w:ascii="Arial" w:hAnsi="Arial"/>
          <w:sz w:val="21"/>
        </w:rPr>
        <w:t xml:space="preserve">If the intended release date changes before cash handoff and the dates in the contractual schedule would become inaccurate, </w:t>
      </w:r>
      <w:del w:id="49" w:author="Julie Marie Gabutero" w:date="2026-09-16T16:42:00Z" w16du:dateUtc="2026-09-16T08:42:00Z">
        <w:r w:rsidDel="00745B88">
          <w:rPr>
            <w:rFonts w:ascii="Arial" w:hAnsi="Arial"/>
            <w:sz w:val="21"/>
          </w:rPr>
          <w:delText xml:space="preserve">SPINA </w:delText>
        </w:r>
      </w:del>
      <w:ins w:id="50" w:author="Julie Marie Gabutero" w:date="2026-09-16T16:42:00Z" w16du:dateUtc="2026-09-16T08:42:00Z">
        <w:r w:rsidR="00745B88">
          <w:rPr>
            <w:rFonts w:ascii="Arial" w:hAnsi="Arial"/>
            <w:sz w:val="21"/>
          </w:rPr>
          <w:t xml:space="preserve">the LENDER </w:t>
        </w:r>
      </w:ins>
      <w:r>
        <w:rPr>
          <w:rFonts w:ascii="Arial" w:hAnsi="Arial"/>
          <w:sz w:val="21"/>
        </w:rPr>
        <w:t>shall regenerate the affected schedule from the same approved material terms and obtain the required borrower acknowledgment/signature before release.</w:t>
      </w:r>
    </w:p>
    <w:p w14:paraId="736FA1FA" w14:textId="77777777" w:rsidR="00A33F69" w:rsidRDefault="00000000">
      <w:pPr>
        <w:pStyle w:val="CompactLegal"/>
        <w:keepLines/>
        <w:spacing w:after="120" w:line="276" w:lineRule="auto"/>
      </w:pPr>
      <w:r>
        <w:rPr>
          <w:rFonts w:ascii="Arial" w:hAnsi="Arial"/>
          <w:sz w:val="21"/>
        </w:rPr>
        <w:lastRenderedPageBreak/>
        <w:t>Annex A and all system-generated continuation pages form part of this Agreement and share the same document/packet version.</w:t>
      </w:r>
    </w:p>
    <w:p w14:paraId="1CA5D60E" w14:textId="77777777" w:rsidR="00A33F69" w:rsidRDefault="00000000">
      <w:pPr>
        <w:pStyle w:val="AgreementSection"/>
        <w:keepLines/>
        <w:spacing w:before="160" w:after="120"/>
      </w:pPr>
      <w:r>
        <w:rPr>
          <w:rFonts w:ascii="Arial" w:hAnsi="Arial"/>
          <w:sz w:val="22"/>
        </w:rPr>
        <w:t>6. CURRENT OPERATIONAL SCHEDULE</w:t>
      </w:r>
    </w:p>
    <w:p w14:paraId="21118FA9" w14:textId="40DFFFB7" w:rsidR="00A33F69" w:rsidRDefault="00000000">
      <w:pPr>
        <w:pStyle w:val="CompactLegal"/>
        <w:keepLines/>
        <w:spacing w:after="120" w:line="276" w:lineRule="auto"/>
      </w:pPr>
      <w:r>
        <w:rPr>
          <w:rFonts w:ascii="Arial" w:hAnsi="Arial"/>
          <w:sz w:val="21"/>
        </w:rPr>
        <w:t xml:space="preserve">After release and posting of transactions, </w:t>
      </w:r>
      <w:del w:id="51" w:author="Julie Marie Gabutero" w:date="2026-09-17T19:09:00Z" w16du:dateUtc="2026-09-17T11:09:00Z">
        <w:r w:rsidDel="00FF4F36">
          <w:rPr>
            <w:rFonts w:ascii="Arial" w:hAnsi="Arial"/>
            <w:sz w:val="21"/>
          </w:rPr>
          <w:delText xml:space="preserve">SPINA </w:delText>
        </w:r>
      </w:del>
      <w:ins w:id="52" w:author="Julie Marie Gabutero" w:date="2026-09-17T19:09:00Z" w16du:dateUtc="2026-09-17T11:09:00Z">
        <w:r w:rsidR="00FF4F36">
          <w:rPr>
            <w:rFonts w:ascii="Arial" w:hAnsi="Arial"/>
            <w:sz w:val="21"/>
          </w:rPr>
          <w:t xml:space="preserve">the LENDER </w:t>
        </w:r>
      </w:ins>
      <w:ins w:id="53" w:author="Julie Marie Gabutero" w:date="2026-09-17T19:39:00Z" w16du:dateUtc="2026-09-17T11:39:00Z">
        <w:r w:rsidR="00D4261E">
          <w:rPr>
            <w:rFonts w:ascii="Arial" w:hAnsi="Arial"/>
            <w:sz w:val="21"/>
          </w:rPr>
          <w:t>shall</w:t>
        </w:r>
      </w:ins>
      <w:del w:id="54" w:author="Julie Marie Gabutero" w:date="2026-09-17T19:39:00Z" w16du:dateUtc="2026-09-17T11:39:00Z">
        <w:r w:rsidDel="00D4261E">
          <w:rPr>
            <w:rFonts w:ascii="Arial" w:hAnsi="Arial"/>
            <w:sz w:val="21"/>
          </w:rPr>
          <w:delText>may</w:delText>
        </w:r>
      </w:del>
      <w:r>
        <w:rPr>
          <w:rFonts w:ascii="Arial" w:hAnsi="Arial"/>
          <w:sz w:val="21"/>
        </w:rPr>
        <w:t xml:space="preserve"> maintain a current operational schedule reflecting actual payment performance. The operational schedule may change succeeding payment dates, remaining scheduled collection dates/installments, outstanding balance, and the Current Operational Finish, as permitted by the signed documents and applicable law.</w:t>
      </w:r>
    </w:p>
    <w:p w14:paraId="39C0FF31" w14:textId="7DAAE466" w:rsidR="00A33F69" w:rsidRDefault="00000000">
      <w:pPr>
        <w:pStyle w:val="CompactLegal"/>
        <w:keepLines/>
        <w:spacing w:after="120" w:line="276" w:lineRule="auto"/>
      </w:pPr>
      <w:r>
        <w:rPr>
          <w:rFonts w:ascii="Arial" w:hAnsi="Arial"/>
          <w:sz w:val="21"/>
        </w:rPr>
        <w:t xml:space="preserve">An operational schedule update does not </w:t>
      </w:r>
      <w:ins w:id="55" w:author="Julie Marie Gabutero" w:date="2026-09-17T19:48:00Z" w16du:dateUtc="2026-09-17T11:48:00Z">
        <w:r w:rsidR="002C289B">
          <w:rPr>
            <w:rFonts w:ascii="Arial" w:hAnsi="Arial"/>
            <w:sz w:val="21"/>
          </w:rPr>
          <w:t>constitute a</w:t>
        </w:r>
      </w:ins>
      <w:ins w:id="56" w:author="Julie Marie Gabutero" w:date="2026-09-17T19:49:00Z" w16du:dateUtc="2026-09-17T11:49:00Z">
        <w:r w:rsidR="002C289B">
          <w:rPr>
            <w:rFonts w:ascii="Arial" w:hAnsi="Arial"/>
            <w:sz w:val="21"/>
          </w:rPr>
          <w:t xml:space="preserve"> </w:t>
        </w:r>
      </w:ins>
      <w:ins w:id="57" w:author="Julie Marie Gabutero" w:date="2026-09-17T19:48:00Z" w16du:dateUtc="2026-09-17T11:48:00Z">
        <w:r w:rsidR="002C289B">
          <w:rPr>
            <w:rFonts w:ascii="Arial" w:hAnsi="Arial"/>
            <w:sz w:val="21"/>
          </w:rPr>
          <w:t xml:space="preserve">novation, </w:t>
        </w:r>
      </w:ins>
      <w:r>
        <w:rPr>
          <w:rFonts w:ascii="Arial" w:hAnsi="Arial"/>
          <w:sz w:val="21"/>
        </w:rPr>
        <w:t>silently amen</w:t>
      </w:r>
      <w:ins w:id="58" w:author="Julie Marie Gabutero" w:date="2026-09-17T19:48:00Z" w16du:dateUtc="2026-09-17T11:48:00Z">
        <w:r w:rsidR="002C289B">
          <w:rPr>
            <w:rFonts w:ascii="Arial" w:hAnsi="Arial"/>
            <w:sz w:val="21"/>
          </w:rPr>
          <w:t xml:space="preserve">d or </w:t>
        </w:r>
      </w:ins>
      <w:del w:id="59" w:author="Julie Marie Gabutero" w:date="2026-09-17T19:48:00Z" w16du:dateUtc="2026-09-17T11:48:00Z">
        <w:r w:rsidDel="002C289B">
          <w:rPr>
            <w:rFonts w:ascii="Arial" w:hAnsi="Arial"/>
            <w:sz w:val="21"/>
          </w:rPr>
          <w:delText>d</w:delText>
        </w:r>
      </w:del>
      <w:ins w:id="60" w:author="Julie Marie Gabutero" w:date="2026-09-17T19:47:00Z" w16du:dateUtc="2026-09-17T11:47:00Z">
        <w:r w:rsidR="002C289B">
          <w:rPr>
            <w:rFonts w:ascii="Arial" w:hAnsi="Arial"/>
            <w:sz w:val="21"/>
          </w:rPr>
          <w:t>modify</w:t>
        </w:r>
      </w:ins>
      <w:r>
        <w:rPr>
          <w:rFonts w:ascii="Arial" w:hAnsi="Arial"/>
          <w:sz w:val="21"/>
        </w:rPr>
        <w:t xml:space="preserve"> the signed principal, contractual interest method or basis, agreed installment amount, payment frequency, disclosed charges, Contractual/Original Maturity, or any other material contractual term. The signed contractual schedule remains the historical contractual reference.</w:t>
      </w:r>
      <w:ins w:id="61" w:author="Julie Marie Gabutero" w:date="2026-09-17T19:41:00Z" w16du:dateUtc="2026-09-17T11:41:00Z">
        <w:r w:rsidR="00D4261E">
          <w:rPr>
            <w:rFonts w:ascii="Arial" w:hAnsi="Arial"/>
            <w:sz w:val="21"/>
          </w:rPr>
          <w:t xml:space="preserve"> </w:t>
        </w:r>
      </w:ins>
    </w:p>
    <w:p w14:paraId="3C0AC881" w14:textId="77777777" w:rsidR="00A33F69" w:rsidRDefault="00000000">
      <w:pPr>
        <w:pStyle w:val="AgreementSection"/>
        <w:keepLines/>
        <w:spacing w:before="160" w:after="120"/>
      </w:pPr>
      <w:r>
        <w:rPr>
          <w:rFonts w:ascii="Arial" w:hAnsi="Arial"/>
          <w:sz w:val="22"/>
        </w:rPr>
        <w:t>7. APPLICATION AND POSTING OF PAYMENTS</w:t>
      </w:r>
    </w:p>
    <w:p w14:paraId="04BABE34" w14:textId="3024A640" w:rsidR="00A33F69" w:rsidRDefault="00000000">
      <w:pPr>
        <w:pStyle w:val="CompactLegal"/>
        <w:keepLines/>
        <w:spacing w:after="120" w:line="276" w:lineRule="auto"/>
      </w:pPr>
      <w:r>
        <w:rPr>
          <w:rFonts w:ascii="Arial" w:hAnsi="Arial"/>
          <w:sz w:val="21"/>
        </w:rPr>
        <w:t xml:space="preserve">Payment allocation is system-controlled. </w:t>
      </w:r>
      <w:ins w:id="62" w:author="Julie Marie Gabutero" w:date="2026-09-17T19:10:00Z" w16du:dateUtc="2026-09-17T11:10:00Z">
        <w:r w:rsidR="00FF4F36">
          <w:rPr>
            <w:rFonts w:ascii="Arial" w:hAnsi="Arial"/>
            <w:sz w:val="21"/>
          </w:rPr>
          <w:t xml:space="preserve">The LENDER’s </w:t>
        </w:r>
      </w:ins>
      <w:ins w:id="63" w:author="Julie Marie Gabutero" w:date="2026-09-17T19:11:00Z" w16du:dateUtc="2026-09-17T11:11:00Z">
        <w:r w:rsidR="00FF4F36">
          <w:rPr>
            <w:rFonts w:ascii="Arial" w:hAnsi="Arial"/>
            <w:sz w:val="21"/>
          </w:rPr>
          <w:t xml:space="preserve">authorized </w:t>
        </w:r>
      </w:ins>
      <w:r>
        <w:rPr>
          <w:rFonts w:ascii="Arial" w:hAnsi="Arial"/>
          <w:sz w:val="21"/>
        </w:rPr>
        <w:t>Collector or Staff users shall not manually choose or override the contractual allocation path.</w:t>
      </w:r>
      <w:ins w:id="64" w:author="Julie Marie Gabutero" w:date="2026-09-17T19:49:00Z" w16du:dateUtc="2026-09-17T11:49:00Z">
        <w:r w:rsidR="002C289B">
          <w:rPr>
            <w:rFonts w:ascii="Arial" w:hAnsi="Arial"/>
            <w:sz w:val="21"/>
          </w:rPr>
          <w:t xml:space="preserve"> </w:t>
        </w:r>
      </w:ins>
      <w:ins w:id="65" w:author="Julie Marie Gabutero" w:date="2026-09-17T19:50:00Z" w16du:dateUtc="2026-09-17T11:50:00Z">
        <w:r w:rsidR="002C289B" w:rsidRPr="002C289B">
          <w:rPr>
            <w:rFonts w:ascii="Arial" w:hAnsi="Arial"/>
            <w:sz w:val="21"/>
          </w:rPr>
          <w:t>Unless otherwise required by law, payments shall be applied in the following order:</w:t>
        </w:r>
      </w:ins>
    </w:p>
    <w:p w14:paraId="0B1F935B" w14:textId="77777777" w:rsidR="00A33F69" w:rsidRDefault="00000000">
      <w:pPr>
        <w:pStyle w:val="CompactLegal"/>
        <w:keepLines/>
        <w:spacing w:after="120" w:line="276" w:lineRule="auto"/>
        <w:ind w:left="317" w:hanging="259"/>
      </w:pPr>
      <w:r>
        <w:rPr>
          <w:rFonts w:ascii="Arial" w:hAnsi="Arial"/>
          <w:b/>
          <w:sz w:val="21"/>
        </w:rPr>
        <w:t xml:space="preserve">a. </w:t>
      </w:r>
      <w:r>
        <w:rPr>
          <w:rFonts w:ascii="Arial" w:hAnsi="Arial"/>
          <w:sz w:val="21"/>
        </w:rPr>
        <w:t>For a Regular Cash Loan: oldest Past Due scheduled obligations first; then obligations Due Today; then any true excess only through the authorized Advance or Principal Reduction path.</w:t>
      </w:r>
    </w:p>
    <w:p w14:paraId="5564C1F4" w14:textId="77777777" w:rsidR="00A33F69" w:rsidRDefault="00000000">
      <w:pPr>
        <w:pStyle w:val="CompactLegal"/>
        <w:keepLines/>
        <w:spacing w:after="120" w:line="276" w:lineRule="auto"/>
        <w:ind w:left="317" w:hanging="259"/>
      </w:pPr>
      <w:r>
        <w:rPr>
          <w:rFonts w:ascii="Arial" w:hAnsi="Arial"/>
          <w:b/>
          <w:sz w:val="21"/>
        </w:rPr>
        <w:t xml:space="preserve">b. </w:t>
      </w:r>
      <w:r>
        <w:rPr>
          <w:rFonts w:ascii="Arial" w:hAnsi="Arial"/>
          <w:sz w:val="21"/>
        </w:rPr>
        <w:t>For a 7x7 Cash Loan: oldest Past Due Interest; Today’s Interest; oldest Past Due Principal; Today’s Principal; then Advance, subject to the locked Disclosure and Schedule.</w:t>
      </w:r>
    </w:p>
    <w:p w14:paraId="15719AD0" w14:textId="77777777" w:rsidR="00A33F69" w:rsidRDefault="00000000">
      <w:pPr>
        <w:pStyle w:val="CompactLegal"/>
        <w:keepLines/>
        <w:spacing w:after="120" w:line="276" w:lineRule="auto"/>
        <w:ind w:left="317" w:hanging="259"/>
      </w:pPr>
      <w:r>
        <w:rPr>
          <w:rFonts w:ascii="Arial" w:hAnsi="Arial"/>
          <w:b/>
          <w:sz w:val="21"/>
        </w:rPr>
        <w:t xml:space="preserve">c. </w:t>
      </w:r>
      <w:r>
        <w:rPr>
          <w:rFonts w:ascii="Arial" w:hAnsi="Arial"/>
          <w:sz w:val="21"/>
        </w:rPr>
        <w:t>For a 7x7 Cash Loan, Extra Principal is separate from Advance and may be applied only after all current and past-due interest is fully satisfied. When allowed, Extra Principal keeps the agreed daily/installment amount and may shorten the remaining tail of the schedule.</w:t>
      </w:r>
    </w:p>
    <w:p w14:paraId="424CE9FD" w14:textId="77777777" w:rsidR="00A33F69" w:rsidRDefault="00000000">
      <w:pPr>
        <w:pStyle w:val="CompactLegal"/>
        <w:keepLines/>
        <w:spacing w:after="120" w:line="276" w:lineRule="auto"/>
        <w:ind w:left="317" w:hanging="259"/>
      </w:pPr>
      <w:r>
        <w:rPr>
          <w:rFonts w:ascii="Arial" w:hAnsi="Arial"/>
          <w:b/>
          <w:sz w:val="21"/>
        </w:rPr>
        <w:t xml:space="preserve">d. </w:t>
      </w:r>
      <w:r>
        <w:rPr>
          <w:rFonts w:ascii="Arial" w:hAnsi="Arial"/>
          <w:sz w:val="21"/>
        </w:rPr>
        <w:t>Any true unapplied excess that cannot lawfully be applied to a surviving obligation shall be handled through the disclosed Refund Due process and shall not be silently netted.</w:t>
      </w:r>
    </w:p>
    <w:p w14:paraId="1BB9733E" w14:textId="22A3D94C" w:rsidR="00A33F69" w:rsidRDefault="00000000">
      <w:pPr>
        <w:pStyle w:val="CompactLegal"/>
        <w:keepLines/>
        <w:spacing w:after="120" w:line="276" w:lineRule="auto"/>
      </w:pPr>
      <w:r>
        <w:rPr>
          <w:rFonts w:ascii="Arial" w:hAnsi="Arial"/>
          <w:sz w:val="21"/>
        </w:rPr>
        <w:t>Physical cash collected by the LENDER or</w:t>
      </w:r>
      <w:del w:id="66" w:author="Julie Marie Gabutero" w:date="2026-09-17T19:50:00Z" w16du:dateUtc="2026-09-17T11:50:00Z">
        <w:r w:rsidDel="002C289B">
          <w:rPr>
            <w:rFonts w:ascii="Arial" w:hAnsi="Arial"/>
            <w:sz w:val="21"/>
          </w:rPr>
          <w:delText xml:space="preserve"> an</w:delText>
        </w:r>
      </w:del>
      <w:r>
        <w:rPr>
          <w:rFonts w:ascii="Arial" w:hAnsi="Arial"/>
          <w:sz w:val="21"/>
        </w:rPr>
        <w:t xml:space="preserve"> authorized Collector is recognized at the actual physical receipt </w:t>
      </w:r>
      <w:del w:id="67" w:author="Julie Marie Gabutero" w:date="2026-09-17T19:11:00Z" w16du:dateUtc="2026-09-17T11:11:00Z">
        <w:r w:rsidDel="00FF4F36">
          <w:rPr>
            <w:rFonts w:ascii="Arial" w:hAnsi="Arial"/>
            <w:sz w:val="21"/>
          </w:rPr>
          <w:delText xml:space="preserve">event </w:delText>
        </w:r>
      </w:del>
      <w:ins w:id="68" w:author="Julie Marie Gabutero" w:date="2026-09-17T19:11:00Z" w16du:dateUtc="2026-09-17T11:11:00Z">
        <w:r w:rsidR="00FF4F36">
          <w:rPr>
            <w:rFonts w:ascii="Arial" w:hAnsi="Arial"/>
            <w:sz w:val="21"/>
          </w:rPr>
          <w:t xml:space="preserve">date </w:t>
        </w:r>
      </w:ins>
      <w:r>
        <w:rPr>
          <w:rFonts w:ascii="Arial" w:hAnsi="Arial"/>
          <w:sz w:val="21"/>
        </w:rPr>
        <w:t xml:space="preserve">and is then posted to the </w:t>
      </w:r>
      <w:ins w:id="69" w:author="Julie Marie Gabutero" w:date="2026-09-17T19:51:00Z" w16du:dateUtc="2026-09-17T11:51:00Z">
        <w:r w:rsidR="002C289B">
          <w:rPr>
            <w:rFonts w:ascii="Arial" w:hAnsi="Arial"/>
            <w:sz w:val="21"/>
          </w:rPr>
          <w:t xml:space="preserve">BORROWER’s </w:t>
        </w:r>
      </w:ins>
      <w:r>
        <w:rPr>
          <w:rFonts w:ascii="Arial" w:hAnsi="Arial"/>
          <w:sz w:val="21"/>
        </w:rPr>
        <w:t>authoritative account record. A third-party payment screenshot or unverified transfer is not official proof of receipt until settlement or receipt is verified through the applicable authorized channel</w:t>
      </w:r>
      <w:ins w:id="70" w:author="Julie Marie Gabutero" w:date="2026-09-17T19:12:00Z" w16du:dateUtc="2026-09-17T11:12:00Z">
        <w:r w:rsidR="00FF4F36">
          <w:rPr>
            <w:rFonts w:ascii="Arial" w:hAnsi="Arial"/>
            <w:sz w:val="21"/>
          </w:rPr>
          <w:t xml:space="preserve"> and subsequent system generated receipt can be viewed</w:t>
        </w:r>
      </w:ins>
      <w:r>
        <w:rPr>
          <w:rFonts w:ascii="Arial" w:hAnsi="Arial"/>
          <w:sz w:val="21"/>
        </w:rPr>
        <w:t>.</w:t>
      </w:r>
      <w:ins w:id="71" w:author="Julie Marie Gabutero" w:date="2026-09-17T19:53:00Z" w16du:dateUtc="2026-09-17T11:53:00Z">
        <w:r w:rsidR="002C289B">
          <w:rPr>
            <w:rFonts w:ascii="Arial" w:hAnsi="Arial"/>
            <w:sz w:val="21"/>
          </w:rPr>
          <w:t xml:space="preserve"> </w:t>
        </w:r>
      </w:ins>
    </w:p>
    <w:p w14:paraId="3486CD51" w14:textId="77777777" w:rsidR="00A33F69" w:rsidRDefault="00000000">
      <w:pPr>
        <w:pStyle w:val="AgreementSection"/>
        <w:keepLines/>
        <w:spacing w:before="160" w:after="120"/>
      </w:pPr>
      <w:r>
        <w:rPr>
          <w:rFonts w:ascii="Arial" w:hAnsi="Arial"/>
          <w:sz w:val="22"/>
        </w:rPr>
        <w:t>8. BORROWER ACCOUNT AND VIEW-ONLY ACCESS</w:t>
      </w:r>
    </w:p>
    <w:p w14:paraId="327F7451" w14:textId="0C2941DE" w:rsidR="00A33F69" w:rsidRDefault="00000000">
      <w:pPr>
        <w:pStyle w:val="CompactLegal"/>
        <w:keepLines/>
        <w:spacing w:after="120" w:line="276" w:lineRule="auto"/>
      </w:pPr>
      <w:r>
        <w:rPr>
          <w:rFonts w:ascii="Arial" w:hAnsi="Arial"/>
          <w:sz w:val="21"/>
        </w:rPr>
        <w:t xml:space="preserve">Where </w:t>
      </w:r>
      <w:ins w:id="72" w:author="Julie Marie Gabutero" w:date="2026-09-17T19:55:00Z" w16du:dateUtc="2026-09-17T11:55:00Z">
        <w:r w:rsidR="002C289B">
          <w:rPr>
            <w:rFonts w:ascii="Arial" w:hAnsi="Arial"/>
            <w:sz w:val="21"/>
          </w:rPr>
          <w:t xml:space="preserve">the </w:t>
        </w:r>
      </w:ins>
      <w:ins w:id="73" w:author="Julie Marie Gabutero" w:date="2026-09-17T19:13:00Z" w16du:dateUtc="2026-09-17T11:13:00Z">
        <w:r w:rsidR="008C4418">
          <w:rPr>
            <w:rFonts w:ascii="Arial" w:hAnsi="Arial"/>
            <w:sz w:val="21"/>
          </w:rPr>
          <w:t>LENDER</w:t>
        </w:r>
      </w:ins>
      <w:del w:id="74" w:author="Julie Marie Gabutero" w:date="2026-09-17T19:13:00Z" w16du:dateUtc="2026-09-17T11:13:00Z">
        <w:r w:rsidDel="008C4418">
          <w:rPr>
            <w:rFonts w:ascii="Arial" w:hAnsi="Arial"/>
            <w:sz w:val="21"/>
          </w:rPr>
          <w:delText>SPINA</w:delText>
        </w:r>
      </w:del>
      <w:r>
        <w:rPr>
          <w:rFonts w:ascii="Arial" w:hAnsi="Arial"/>
          <w:sz w:val="21"/>
        </w:rPr>
        <w:t xml:space="preserve"> provides a borrower portal, website or mobile application, it serves as a view/verification tool for the BORROWER’s account records. It may display the original loan terms, payment history, current amount due, outstanding balance, current operational schedule, lawful charges, and finalized documents.</w:t>
      </w:r>
    </w:p>
    <w:p w14:paraId="5E9E23BC" w14:textId="77777777" w:rsidR="00A33F69" w:rsidRDefault="00000000">
      <w:pPr>
        <w:pStyle w:val="CompactLegal"/>
        <w:keepLines/>
        <w:spacing w:after="120" w:line="276" w:lineRule="auto"/>
      </w:pPr>
      <w:r>
        <w:rPr>
          <w:rFonts w:ascii="Arial" w:hAnsi="Arial"/>
          <w:sz w:val="21"/>
        </w:rPr>
        <w:t>Online access does not replace any notice, disclosure or delivery method that applicable law or the final loan documents require through another channel.</w:t>
      </w:r>
    </w:p>
    <w:p w14:paraId="73CDDB1B" w14:textId="2A052DDE" w:rsidR="00A33F69" w:rsidRDefault="00000000">
      <w:pPr>
        <w:pStyle w:val="AgreementSection"/>
        <w:keepLines/>
        <w:spacing w:before="160" w:after="120"/>
      </w:pPr>
      <w:r>
        <w:rPr>
          <w:rFonts w:ascii="Arial" w:hAnsi="Arial"/>
          <w:sz w:val="22"/>
        </w:rPr>
        <w:t>9. ACCOUNT REVIEW AND ERROR REPORTING</w:t>
      </w:r>
    </w:p>
    <w:p w14:paraId="3B5B85A8" w14:textId="0789E45F" w:rsidR="00A33F69" w:rsidRDefault="00000000">
      <w:pPr>
        <w:pStyle w:val="CompactLegal"/>
        <w:keepLines/>
        <w:spacing w:after="120" w:line="276" w:lineRule="auto"/>
      </w:pPr>
      <w:r>
        <w:rPr>
          <w:rFonts w:ascii="Arial" w:hAnsi="Arial"/>
          <w:sz w:val="21"/>
        </w:rPr>
        <w:t xml:space="preserve">The BORROWER </w:t>
      </w:r>
      <w:del w:id="75" w:author="Julie Marie Gabutero" w:date="2026-09-17T19:55:00Z" w16du:dateUtc="2026-09-17T11:55:00Z">
        <w:r w:rsidDel="002C289B">
          <w:rPr>
            <w:rFonts w:ascii="Arial" w:hAnsi="Arial"/>
            <w:sz w:val="21"/>
          </w:rPr>
          <w:delText xml:space="preserve">should </w:delText>
        </w:r>
      </w:del>
      <w:ins w:id="76" w:author="Julie Marie Gabutero" w:date="2026-09-17T19:55:00Z" w16du:dateUtc="2026-09-17T11:55:00Z">
        <w:r w:rsidR="002C289B">
          <w:rPr>
            <w:rFonts w:ascii="Arial" w:hAnsi="Arial"/>
            <w:sz w:val="21"/>
          </w:rPr>
          <w:t xml:space="preserve">must </w:t>
        </w:r>
      </w:ins>
      <w:ins w:id="77" w:author="Julie Marie Gabutero" w:date="2026-09-17T19:32:00Z" w16du:dateUtc="2026-09-17T11:32:00Z">
        <w:r w:rsidR="00E90C9A">
          <w:rPr>
            <w:rFonts w:ascii="Arial" w:hAnsi="Arial"/>
            <w:sz w:val="21"/>
          </w:rPr>
          <w:t xml:space="preserve">regularly monitor and </w:t>
        </w:r>
      </w:ins>
      <w:r>
        <w:rPr>
          <w:rFonts w:ascii="Arial" w:hAnsi="Arial"/>
          <w:sz w:val="21"/>
        </w:rPr>
        <w:t xml:space="preserve">review account information made available by </w:t>
      </w:r>
      <w:del w:id="78" w:author="Julie Marie Gabutero" w:date="2026-09-17T19:14:00Z" w16du:dateUtc="2026-09-17T11:14:00Z">
        <w:r w:rsidDel="008C4418">
          <w:rPr>
            <w:rFonts w:ascii="Arial" w:hAnsi="Arial"/>
            <w:sz w:val="21"/>
          </w:rPr>
          <w:delText xml:space="preserve">SPINA </w:delText>
        </w:r>
      </w:del>
      <w:ins w:id="79" w:author="Julie Marie Gabutero" w:date="2026-09-17T19:14:00Z" w16du:dateUtc="2026-09-17T11:14:00Z">
        <w:r w:rsidR="008C4418">
          <w:rPr>
            <w:rFonts w:ascii="Arial" w:hAnsi="Arial"/>
            <w:sz w:val="21"/>
          </w:rPr>
          <w:t xml:space="preserve">the LENDER </w:t>
        </w:r>
      </w:ins>
      <w:r>
        <w:rPr>
          <w:rFonts w:ascii="Arial" w:hAnsi="Arial"/>
          <w:sz w:val="21"/>
        </w:rPr>
        <w:t xml:space="preserve">and promptly report any suspected posting, balance, payment or schedule error. </w:t>
      </w:r>
      <w:del w:id="80" w:author="Julie Marie Gabutero" w:date="2026-09-17T19:14:00Z" w16du:dateUtc="2026-09-17T11:14:00Z">
        <w:r w:rsidDel="008C4418">
          <w:rPr>
            <w:rFonts w:ascii="Arial" w:hAnsi="Arial"/>
            <w:sz w:val="21"/>
          </w:rPr>
          <w:delText xml:space="preserve">SPINA </w:delText>
        </w:r>
      </w:del>
      <w:ins w:id="81" w:author="Julie Marie Gabutero" w:date="2026-09-17T19:14:00Z" w16du:dateUtc="2026-09-17T11:14:00Z">
        <w:r w:rsidR="008C4418">
          <w:rPr>
            <w:rFonts w:ascii="Arial" w:hAnsi="Arial"/>
            <w:sz w:val="21"/>
          </w:rPr>
          <w:t xml:space="preserve">The LENDER </w:t>
        </w:r>
      </w:ins>
      <w:r>
        <w:rPr>
          <w:rFonts w:ascii="Arial" w:hAnsi="Arial"/>
          <w:sz w:val="21"/>
        </w:rPr>
        <w:t>shall review available supporting information and correct a verified error through the controlled record-correction process.</w:t>
      </w:r>
    </w:p>
    <w:p w14:paraId="412358C5" w14:textId="77777777" w:rsidR="00A33F69" w:rsidRDefault="00000000">
      <w:pPr>
        <w:pStyle w:val="AgreementSection"/>
        <w:keepLines/>
        <w:spacing w:before="160" w:after="120"/>
      </w:pPr>
      <w:r>
        <w:rPr>
          <w:rFonts w:ascii="Arial" w:hAnsi="Arial"/>
          <w:sz w:val="22"/>
        </w:rPr>
        <w:t>10. LATE PAYMENT, DELINQUENCY AND DEFAULT</w:t>
      </w:r>
    </w:p>
    <w:p w14:paraId="2794DD62" w14:textId="77777777" w:rsidR="00177835" w:rsidRDefault="00000000">
      <w:pPr>
        <w:pStyle w:val="CompactLegal"/>
        <w:keepLines/>
        <w:spacing w:after="120" w:line="276" w:lineRule="auto"/>
        <w:rPr>
          <w:ins w:id="82" w:author="Julie Marie Gabutero" w:date="2026-09-17T19:58:00Z" w16du:dateUtc="2026-09-17T11:58:00Z"/>
          <w:rFonts w:ascii="Arial" w:hAnsi="Arial"/>
          <w:sz w:val="21"/>
        </w:rPr>
      </w:pPr>
      <w:r>
        <w:rPr>
          <w:rFonts w:ascii="Arial" w:hAnsi="Arial"/>
          <w:sz w:val="21"/>
        </w:rPr>
        <w:t xml:space="preserve">A missed or late payment may place the account in a past-due or delinquent state. It does not automatically create a new legal acceleration event unless the applicable counsel-approved contractual/legal criteria are met. </w:t>
      </w:r>
    </w:p>
    <w:p w14:paraId="04115623" w14:textId="2EA5375B" w:rsidR="00A33F69" w:rsidRDefault="00000000">
      <w:pPr>
        <w:pStyle w:val="CompactLegal"/>
        <w:keepLines/>
        <w:spacing w:after="120" w:line="276" w:lineRule="auto"/>
      </w:pPr>
      <w:r>
        <w:rPr>
          <w:rFonts w:ascii="Arial" w:hAnsi="Arial"/>
          <w:sz w:val="21"/>
        </w:rPr>
        <w:t>Any late/default charge must be the exact lawful amount or rate stated in the Loan Disclosure Statement; if the Disclosure states None / PHP 0.00, no such charge applies.</w:t>
      </w:r>
    </w:p>
    <w:p w14:paraId="282224A7" w14:textId="77777777" w:rsidR="00A33F69" w:rsidRDefault="00000000">
      <w:pPr>
        <w:pStyle w:val="CompactLegal"/>
        <w:keepLines/>
        <w:spacing w:after="120" w:line="276" w:lineRule="auto"/>
      </w:pPr>
      <w:r>
        <w:rPr>
          <w:rFonts w:ascii="Arial" w:hAnsi="Arial"/>
          <w:sz w:val="21"/>
        </w:rPr>
        <w:t>If a legally recognized event of default occurs, the LENDER may exercise only those remedies available under the final loan documents and applicable law, including lawful demand and collection proceedings.</w:t>
      </w:r>
    </w:p>
    <w:p w14:paraId="40E4ED64" w14:textId="77777777" w:rsidR="00A33F69" w:rsidRDefault="00000000">
      <w:pPr>
        <w:pStyle w:val="AgreementSection"/>
        <w:keepLines/>
        <w:spacing w:before="160" w:after="120"/>
      </w:pPr>
      <w:r>
        <w:rPr>
          <w:rFonts w:ascii="Arial" w:hAnsi="Arial"/>
          <w:sz w:val="22"/>
        </w:rPr>
        <w:lastRenderedPageBreak/>
        <w:t>11. ACCELERATION</w:t>
      </w:r>
    </w:p>
    <w:p w14:paraId="2973DD30" w14:textId="414DCB52" w:rsidR="00A33F69" w:rsidRDefault="00000000">
      <w:pPr>
        <w:pStyle w:val="CompactLegal"/>
        <w:keepLines/>
        <w:spacing w:after="120" w:line="276" w:lineRule="auto"/>
      </w:pPr>
      <w:r>
        <w:rPr>
          <w:rFonts w:ascii="Arial" w:hAnsi="Arial"/>
          <w:sz w:val="21"/>
        </w:rPr>
        <w:t xml:space="preserve">Where acceleration is legally and contractually permitted, the LENDER may declare the amount legally collectible immediately due, subject to any required notice or other applicable condition. Acceleration does not authorize </w:t>
      </w:r>
      <w:ins w:id="83" w:author="Julie Marie Gabutero" w:date="2026-09-17T19:19:00Z" w16du:dateUtc="2026-09-17T11:19:00Z">
        <w:r w:rsidR="008C4418">
          <w:rPr>
            <w:rFonts w:ascii="Arial" w:hAnsi="Arial"/>
            <w:sz w:val="21"/>
          </w:rPr>
          <w:t xml:space="preserve">the LENDER for the </w:t>
        </w:r>
      </w:ins>
      <w:r>
        <w:rPr>
          <w:rFonts w:ascii="Arial" w:hAnsi="Arial"/>
          <w:sz w:val="21"/>
        </w:rPr>
        <w:t>collection of future unearned interest, undisclosed charges, or amounts not otherwise legally due.</w:t>
      </w:r>
    </w:p>
    <w:p w14:paraId="5CF93554" w14:textId="77777777" w:rsidR="00A33F69" w:rsidRDefault="00000000">
      <w:pPr>
        <w:pStyle w:val="AgreementSection"/>
        <w:keepLines/>
        <w:spacing w:before="160" w:after="120"/>
      </w:pPr>
      <w:r>
        <w:rPr>
          <w:rFonts w:ascii="Arial" w:hAnsi="Arial"/>
          <w:sz w:val="22"/>
        </w:rPr>
        <w:t>12. COLLECTION COSTS AND ATTORNEY’S FEES</w:t>
      </w:r>
    </w:p>
    <w:p w14:paraId="5F7FCEE0" w14:textId="02C93F9D" w:rsidR="00A33F69" w:rsidRDefault="00177835">
      <w:pPr>
        <w:pStyle w:val="CompactLegal"/>
        <w:keepLines/>
        <w:spacing w:after="120" w:line="276" w:lineRule="auto"/>
      </w:pPr>
      <w:ins w:id="84" w:author="Julie Marie Gabutero" w:date="2026-09-17T19:59:00Z" w16du:dateUtc="2026-09-17T11:59:00Z">
        <w:r>
          <w:rPr>
            <w:rFonts w:ascii="Arial" w:hAnsi="Arial"/>
            <w:sz w:val="21"/>
          </w:rPr>
          <w:t xml:space="preserve">The </w:t>
        </w:r>
      </w:ins>
      <w:ins w:id="85" w:author="Julie Marie Gabutero" w:date="2026-09-17T20:00:00Z" w16du:dateUtc="2026-09-17T12:00:00Z">
        <w:r>
          <w:rPr>
            <w:rFonts w:ascii="Arial" w:hAnsi="Arial"/>
            <w:sz w:val="21"/>
          </w:rPr>
          <w:t>LENDER</w:t>
        </w:r>
      </w:ins>
      <w:del w:id="86" w:author="Julie Marie Gabutero" w:date="2026-09-17T19:59:00Z" w16du:dateUtc="2026-09-17T11:59:00Z">
        <w:r w:rsidDel="00177835">
          <w:rPr>
            <w:rFonts w:ascii="Arial" w:hAnsi="Arial"/>
            <w:sz w:val="21"/>
          </w:rPr>
          <w:delText>V1</w:delText>
        </w:r>
      </w:del>
      <w:r>
        <w:rPr>
          <w:rFonts w:ascii="Arial" w:hAnsi="Arial"/>
          <w:sz w:val="21"/>
        </w:rPr>
        <w:t xml:space="preserve"> does not impose an automatic flat collection-cost or attorney’s-fee amount. Any such amount, if ever sought, must be actual, documented, lawful, case-specific, properly provided for in the applicable loan documents, and subject to Management/legal review. Collection activity shall comply with applicable Philippine law and fair collection standards.</w:t>
      </w:r>
    </w:p>
    <w:p w14:paraId="45304EC7" w14:textId="77777777" w:rsidR="00A33F69" w:rsidRDefault="00000000">
      <w:pPr>
        <w:pStyle w:val="AgreementSection"/>
        <w:keepLines/>
        <w:spacing w:before="160" w:after="120"/>
      </w:pPr>
      <w:r>
        <w:rPr>
          <w:rFonts w:ascii="Arial" w:hAnsi="Arial"/>
          <w:sz w:val="22"/>
        </w:rPr>
        <w:t>13. VOLUNTARY PREPAYMENT AND PAYOFF</w:t>
      </w:r>
    </w:p>
    <w:p w14:paraId="694AF53E" w14:textId="77777777" w:rsidR="00A33F69" w:rsidRDefault="00000000">
      <w:pPr>
        <w:pStyle w:val="CompactLegal"/>
        <w:keepLines/>
        <w:spacing w:after="120" w:line="276" w:lineRule="auto"/>
      </w:pPr>
      <w:r>
        <w:rPr>
          <w:rFonts w:ascii="Arial" w:hAnsi="Arial"/>
          <w:sz w:val="21"/>
        </w:rPr>
        <w:t>The BORROWER may voluntarily prepay the Loan in accordance with the product rules and applicable law. Advance Payment, Extra Principal/Principal Reduction, and Full Payoff are distinct transaction types and shall not be silently treated as the same event.</w:t>
      </w:r>
    </w:p>
    <w:p w14:paraId="7BAF3A44" w14:textId="77777777" w:rsidR="00A33F69" w:rsidRDefault="00000000">
      <w:pPr>
        <w:pStyle w:val="CompactLegal"/>
        <w:keepLines/>
        <w:spacing w:after="120" w:line="276" w:lineRule="auto"/>
      </w:pPr>
      <w:r>
        <w:rPr>
          <w:rFonts w:ascii="Arial" w:hAnsi="Arial"/>
          <w:sz w:val="21"/>
        </w:rPr>
        <w:t>For full payoff, the system-calculated amount consists of remaining principal, earned and unpaid interest, and any other exact lawful amount then due. For 7x7, contractual interest included in the payoff cannot extend beyond the signed Contractual Maturity or earlier payoff, as applicable. Future unearned interest is excluded. The prepayment charge must match the exact locked Disclosure; where it states None / zero, no prepayment charge applies.</w:t>
      </w:r>
    </w:p>
    <w:p w14:paraId="0C5B2E61" w14:textId="77777777" w:rsidR="00A33F69" w:rsidRDefault="00000000">
      <w:pPr>
        <w:pStyle w:val="AgreementSection"/>
        <w:keepLines/>
        <w:spacing w:before="160" w:after="120"/>
      </w:pPr>
      <w:r>
        <w:rPr>
          <w:rFonts w:ascii="Arial" w:hAnsi="Arial"/>
          <w:sz w:val="22"/>
        </w:rPr>
        <w:t>14. ELECTRONIC COMMUNICATIONS</w:t>
      </w:r>
    </w:p>
    <w:p w14:paraId="210EF377" w14:textId="77777777" w:rsidR="00A33F69" w:rsidRDefault="00000000">
      <w:pPr>
        <w:pStyle w:val="CompactLegal"/>
        <w:keepLines/>
        <w:spacing w:after="120" w:line="276" w:lineRule="auto"/>
      </w:pPr>
      <w:r>
        <w:rPr>
          <w:rFonts w:ascii="Arial" w:hAnsi="Arial"/>
          <w:sz w:val="21"/>
        </w:rPr>
        <w:t>Subject to applicable law and the BORROWER’s registered contact details, the LENDER may send legitimate loan-related communications through authorized channels such as email, SMS, borrower portal/app notification, courier or other lawful means.</w:t>
      </w:r>
    </w:p>
    <w:p w14:paraId="559EE6DC" w14:textId="712F597D" w:rsidR="00A33F69" w:rsidRDefault="00000000">
      <w:pPr>
        <w:pStyle w:val="CompactLegal"/>
        <w:keepLines/>
        <w:spacing w:after="120" w:line="276" w:lineRule="auto"/>
      </w:pPr>
      <w:del w:id="87" w:author="Julie Marie Gabutero" w:date="2026-09-17T20:02:00Z" w16du:dateUtc="2026-09-17T12:02:00Z">
        <w:r w:rsidDel="00177835">
          <w:rPr>
            <w:rFonts w:ascii="Arial" w:hAnsi="Arial"/>
            <w:sz w:val="21"/>
          </w:rPr>
          <w:delText xml:space="preserve">SPINA </w:delText>
        </w:r>
      </w:del>
      <w:ins w:id="88" w:author="Julie Marie Gabutero" w:date="2026-09-17T20:02:00Z" w16du:dateUtc="2026-09-17T12:02:00Z">
        <w:r w:rsidR="00177835">
          <w:rPr>
            <w:rFonts w:ascii="Arial" w:hAnsi="Arial"/>
            <w:sz w:val="21"/>
          </w:rPr>
          <w:t xml:space="preserve">The LENDER </w:t>
        </w:r>
      </w:ins>
      <w:r>
        <w:rPr>
          <w:rFonts w:ascii="Arial" w:hAnsi="Arial"/>
          <w:sz w:val="21"/>
        </w:rPr>
        <w:t>shall distinguish a document or notice that was merely Generated from one that was Sent, Delivered/Confirmed, or Failed, where the selected communication provider makes such status available.</w:t>
      </w:r>
    </w:p>
    <w:p w14:paraId="4C0B5C77" w14:textId="77777777" w:rsidR="00A33F69" w:rsidRDefault="00000000">
      <w:pPr>
        <w:pStyle w:val="AgreementSection"/>
        <w:keepLines/>
        <w:spacing w:before="160" w:after="120"/>
      </w:pPr>
      <w:r>
        <w:rPr>
          <w:rFonts w:ascii="Arial" w:hAnsi="Arial"/>
          <w:sz w:val="22"/>
        </w:rPr>
        <w:t>15. ELECTRONIC RECORDS AND AUDIT EVIDENCE</w:t>
      </w:r>
    </w:p>
    <w:p w14:paraId="6AE71333" w14:textId="7D850304" w:rsidR="00A33F69" w:rsidRDefault="00000000">
      <w:pPr>
        <w:pStyle w:val="CompactLegal"/>
        <w:keepLines/>
        <w:spacing w:after="120" w:line="276" w:lineRule="auto"/>
      </w:pPr>
      <w:r>
        <w:rPr>
          <w:rFonts w:ascii="Arial" w:hAnsi="Arial"/>
          <w:sz w:val="21"/>
        </w:rPr>
        <w:t xml:space="preserve">Electronic records maintained by </w:t>
      </w:r>
      <w:ins w:id="89" w:author="Julie Marie Gabutero" w:date="2026-09-17T20:13:00Z" w16du:dateUtc="2026-09-17T12:13:00Z">
        <w:r w:rsidR="00644C45">
          <w:rPr>
            <w:rFonts w:ascii="Arial" w:hAnsi="Arial"/>
            <w:sz w:val="21"/>
          </w:rPr>
          <w:t>the LENDER</w:t>
        </w:r>
      </w:ins>
      <w:del w:id="90" w:author="Julie Marie Gabutero" w:date="2026-09-17T20:13:00Z" w16du:dateUtc="2026-09-17T12:13:00Z">
        <w:r w:rsidDel="00644C45">
          <w:rPr>
            <w:rFonts w:ascii="Arial" w:hAnsi="Arial"/>
            <w:sz w:val="21"/>
          </w:rPr>
          <w:delText>SPINA</w:delText>
        </w:r>
      </w:del>
      <w:r>
        <w:rPr>
          <w:rFonts w:ascii="Arial" w:hAnsi="Arial"/>
          <w:sz w:val="21"/>
        </w:rPr>
        <w:t>—including authoritative account entries, approvals, document versions, payment events, notices, system timestamps, actor identities and other audit evidence—may be used as records of the Loan transaction, subject to applicable law and rules on electronic evidence.</w:t>
      </w:r>
    </w:p>
    <w:p w14:paraId="3DD880CA" w14:textId="77777777" w:rsidR="00A33F69" w:rsidRDefault="00000000">
      <w:pPr>
        <w:pStyle w:val="AgreementSection"/>
        <w:keepLines/>
        <w:spacing w:before="160" w:after="120"/>
      </w:pPr>
      <w:r>
        <w:rPr>
          <w:rFonts w:ascii="Arial" w:hAnsi="Arial"/>
          <w:sz w:val="22"/>
        </w:rPr>
        <w:t>16. DATA PRIVACY</w:t>
      </w:r>
    </w:p>
    <w:p w14:paraId="35D1A990" w14:textId="247F25C7" w:rsidR="00A33F69" w:rsidRDefault="00000000">
      <w:pPr>
        <w:pStyle w:val="CompactLegal"/>
        <w:keepLines/>
        <w:spacing w:after="120" w:line="276" w:lineRule="auto"/>
      </w:pPr>
      <w:r>
        <w:rPr>
          <w:rFonts w:ascii="Arial" w:hAnsi="Arial"/>
          <w:sz w:val="21"/>
        </w:rPr>
        <w:t xml:space="preserve">Personal information relating to this Loan shall be processed in accordance with Republic Act No. 10173, the Data Privacy Act of 2012, its Implementing Rules and Regulations, applicable National Privacy Commission issuances, and </w:t>
      </w:r>
      <w:del w:id="91" w:author="Julie Marie Gabutero" w:date="2026-09-16T16:43:00Z" w16du:dateUtc="2026-09-16T08:43:00Z">
        <w:r w:rsidDel="00745B88">
          <w:rPr>
            <w:rFonts w:ascii="Arial" w:hAnsi="Arial"/>
            <w:sz w:val="21"/>
          </w:rPr>
          <w:delText>SPINA LENDING COMPANY’</w:delText>
        </w:r>
      </w:del>
      <w:ins w:id="92" w:author="Julie Marie Gabutero" w:date="2026-09-16T16:43:00Z" w16du:dateUtc="2026-09-16T08:43:00Z">
        <w:r w:rsidR="00745B88">
          <w:rPr>
            <w:rFonts w:ascii="Arial" w:hAnsi="Arial"/>
            <w:sz w:val="21"/>
          </w:rPr>
          <w:t>LENDER’</w:t>
        </w:r>
      </w:ins>
      <w:r>
        <w:rPr>
          <w:rFonts w:ascii="Arial" w:hAnsi="Arial"/>
          <w:sz w:val="21"/>
        </w:rPr>
        <w:t>s then-current Privacy Notice.</w:t>
      </w:r>
    </w:p>
    <w:p w14:paraId="4762CD88" w14:textId="77777777" w:rsidR="00A33F69" w:rsidRDefault="00000000">
      <w:pPr>
        <w:pStyle w:val="CompactLegal"/>
        <w:keepLines/>
        <w:spacing w:after="120" w:line="276" w:lineRule="auto"/>
      </w:pPr>
      <w:r>
        <w:rPr>
          <w:rFonts w:ascii="Arial" w:hAnsi="Arial"/>
          <w:sz w:val="21"/>
        </w:rPr>
        <w:t>The Privacy Notice is the detailed privacy document for the categories of personal data processed, purposes and lawful bases, recipients/processors, retention, safeguards, data-subject rights, privacy contact/DPO information and, where applicable, controlled identity/CIF evidence such as eGov National ID/TIN evidence references and live-face/selfie/liveness evidence.</w:t>
      </w:r>
    </w:p>
    <w:p w14:paraId="3473BA8A" w14:textId="77777777" w:rsidR="00A33F69" w:rsidRDefault="00000000">
      <w:pPr>
        <w:pStyle w:val="CompactLegal"/>
        <w:keepLines/>
        <w:spacing w:after="120" w:line="276" w:lineRule="auto"/>
      </w:pPr>
      <w:r>
        <w:rPr>
          <w:rFonts w:ascii="Arial" w:hAnsi="Arial"/>
          <w:sz w:val="21"/>
        </w:rPr>
        <w:t>The separate Data Privacy Consent and Authorization Form records consent or authorization where consent is the applicable lawful basis. Neither the Privacy Notice nor the Privacy Consent Form constitutes loan approval, a loan contract, or proof that Loan proceeds were released.</w:t>
      </w:r>
    </w:p>
    <w:p w14:paraId="56C81BB2" w14:textId="77777777" w:rsidR="00A33F69" w:rsidRDefault="00000000">
      <w:pPr>
        <w:pStyle w:val="AgreementSection"/>
        <w:keepLines/>
        <w:spacing w:before="160" w:after="120"/>
      </w:pPr>
      <w:r>
        <w:rPr>
          <w:rFonts w:ascii="Arial" w:hAnsi="Arial"/>
          <w:sz w:val="22"/>
        </w:rPr>
        <w:t>17. BORROWER REPRESENTATIONS, CREDENTIALS AND INFORMATION CHANGES</w:t>
      </w:r>
    </w:p>
    <w:p w14:paraId="55DB5427" w14:textId="77777777" w:rsidR="00A33F69" w:rsidRDefault="00000000">
      <w:pPr>
        <w:pStyle w:val="CompactLegal"/>
        <w:keepLines/>
        <w:spacing w:after="120" w:line="276" w:lineRule="auto"/>
        <w:ind w:left="317" w:hanging="259"/>
      </w:pPr>
      <w:r>
        <w:rPr>
          <w:rFonts w:ascii="Arial" w:hAnsi="Arial"/>
          <w:b/>
          <w:sz w:val="21"/>
        </w:rPr>
        <w:t xml:space="preserve">a. </w:t>
      </w:r>
      <w:r>
        <w:rPr>
          <w:rFonts w:ascii="Arial" w:hAnsi="Arial"/>
          <w:sz w:val="21"/>
        </w:rPr>
        <w:t>The BORROWER confirms that the information provided for the application/CIF is true and complete to the best of the BORROWER’s knowledge.</w:t>
      </w:r>
    </w:p>
    <w:p w14:paraId="5A3849DD" w14:textId="77777777" w:rsidR="00A33F69" w:rsidRDefault="00000000">
      <w:pPr>
        <w:pStyle w:val="CompactLegal"/>
        <w:keepLines/>
        <w:spacing w:after="120" w:line="276" w:lineRule="auto"/>
        <w:ind w:left="317" w:hanging="259"/>
      </w:pPr>
      <w:r>
        <w:rPr>
          <w:rFonts w:ascii="Arial" w:hAnsi="Arial"/>
          <w:b/>
          <w:sz w:val="21"/>
        </w:rPr>
        <w:t xml:space="preserve">b. </w:t>
      </w:r>
      <w:r>
        <w:rPr>
          <w:rFonts w:ascii="Arial" w:hAnsi="Arial"/>
          <w:sz w:val="21"/>
        </w:rPr>
        <w:t>The BORROWER has legal capacity to enter into this Agreement and intends to use the Loan for a lawful purpose.</w:t>
      </w:r>
    </w:p>
    <w:p w14:paraId="3C767A21" w14:textId="77777777" w:rsidR="00A33F69" w:rsidRDefault="00000000">
      <w:pPr>
        <w:pStyle w:val="CompactLegal"/>
        <w:keepLines/>
        <w:spacing w:after="120" w:line="276" w:lineRule="auto"/>
        <w:ind w:left="317" w:hanging="259"/>
      </w:pPr>
      <w:r>
        <w:rPr>
          <w:rFonts w:ascii="Arial" w:hAnsi="Arial"/>
          <w:b/>
          <w:sz w:val="21"/>
        </w:rPr>
        <w:t xml:space="preserve">c. </w:t>
      </w:r>
      <w:r>
        <w:rPr>
          <w:rFonts w:ascii="Arial" w:hAnsi="Arial"/>
          <w:sz w:val="21"/>
        </w:rPr>
        <w:t>The BORROWER shall use reasonable care to keep account credentials and authentication factors confidential and promptly report suspected unauthorized access.</w:t>
      </w:r>
    </w:p>
    <w:p w14:paraId="28380B79" w14:textId="22469D59" w:rsidR="00A33F69" w:rsidRDefault="00000000">
      <w:pPr>
        <w:pStyle w:val="CompactLegal"/>
        <w:keepLines/>
        <w:spacing w:after="120" w:line="276" w:lineRule="auto"/>
        <w:ind w:left="317" w:hanging="259"/>
        <w:rPr>
          <w:ins w:id="93" w:author="Julie Marie Gabutero" w:date="2026-09-17T20:06:00Z" w16du:dateUtc="2026-09-17T12:06:00Z"/>
          <w:rFonts w:ascii="Arial" w:hAnsi="Arial"/>
          <w:sz w:val="21"/>
        </w:rPr>
      </w:pPr>
      <w:r>
        <w:rPr>
          <w:rFonts w:ascii="Arial" w:hAnsi="Arial"/>
          <w:b/>
          <w:sz w:val="21"/>
        </w:rPr>
        <w:lastRenderedPageBreak/>
        <w:t xml:space="preserve">d. </w:t>
      </w:r>
      <w:r>
        <w:rPr>
          <w:rFonts w:ascii="Arial" w:hAnsi="Arial"/>
          <w:sz w:val="21"/>
        </w:rPr>
        <w:t xml:space="preserve">The BORROWER shall promptly </w:t>
      </w:r>
      <w:ins w:id="94" w:author="Julie Marie Gabutero" w:date="2026-09-19T00:57:00Z" w16du:dateUtc="2026-09-18T16:57:00Z">
        <w:r w:rsidR="00CE4671">
          <w:rPr>
            <w:rFonts w:ascii="Arial" w:hAnsi="Arial"/>
            <w:sz w:val="21"/>
          </w:rPr>
          <w:t xml:space="preserve">notify the LENDER of any </w:t>
        </w:r>
      </w:ins>
      <w:del w:id="95" w:author="Julie Marie Gabutero" w:date="2026-09-19T00:57:00Z" w16du:dateUtc="2026-09-18T16:57:00Z">
        <w:r w:rsidDel="00CE4671">
          <w:rPr>
            <w:rFonts w:ascii="Arial" w:hAnsi="Arial"/>
            <w:sz w:val="21"/>
          </w:rPr>
          <w:delText xml:space="preserve">report </w:delText>
        </w:r>
      </w:del>
      <w:r>
        <w:rPr>
          <w:rFonts w:ascii="Arial" w:hAnsi="Arial"/>
          <w:sz w:val="21"/>
        </w:rPr>
        <w:t>material changes in identity, address, contact, employment/business or other relevant CIF information. Verified changes create the appropriate new current CIF version/history; they do not rewrite historical signed loan documents or their locked borrower/CIF snapshot.</w:t>
      </w:r>
    </w:p>
    <w:p w14:paraId="4782BD71" w14:textId="718A3026" w:rsidR="00644C45" w:rsidRPr="00644C45" w:rsidRDefault="00644C45">
      <w:pPr>
        <w:pStyle w:val="CompactLegal"/>
        <w:keepLines/>
        <w:spacing w:after="120" w:line="276" w:lineRule="auto"/>
        <w:ind w:left="317" w:hanging="259"/>
        <w:rPr>
          <w:rFonts w:ascii="Arial" w:hAnsi="Arial"/>
          <w:sz w:val="21"/>
          <w:rPrChange w:id="96" w:author="Julie Marie Gabutero" w:date="2026-09-17T20:07:00Z" w16du:dateUtc="2026-09-17T12:07:00Z">
            <w:rPr/>
          </w:rPrChange>
        </w:rPr>
      </w:pPr>
      <w:ins w:id="97" w:author="Julie Marie Gabutero" w:date="2026-09-17T20:06:00Z" w16du:dateUtc="2026-09-17T12:06:00Z">
        <w:r>
          <w:rPr>
            <w:rFonts w:ascii="Arial" w:hAnsi="Arial"/>
            <w:b/>
            <w:sz w:val="21"/>
          </w:rPr>
          <w:t>e.</w:t>
        </w:r>
        <w:r>
          <w:t xml:space="preserve"> </w:t>
        </w:r>
        <w:r w:rsidRPr="00644C45">
          <w:rPr>
            <w:rFonts w:ascii="Arial" w:hAnsi="Arial"/>
            <w:sz w:val="21"/>
            <w:rPrChange w:id="98" w:author="Julie Marie Gabutero" w:date="2026-09-17T20:07:00Z" w16du:dateUtc="2026-09-17T12:07:00Z">
              <w:rPr/>
            </w:rPrChange>
          </w:rPr>
          <w:t>The BORROWER shall maintain the confidentiality of his/her username, password, PIN, OTP, and other online account credentials and shall immediately notify the LENDER of any suspected unauthorized access.</w:t>
        </w:r>
      </w:ins>
    </w:p>
    <w:p w14:paraId="091CDF60" w14:textId="77777777" w:rsidR="00A33F69" w:rsidRDefault="00000000">
      <w:pPr>
        <w:pStyle w:val="AgreementSection"/>
        <w:keepLines/>
        <w:spacing w:before="160" w:after="120"/>
      </w:pPr>
      <w:r>
        <w:rPr>
          <w:rFonts w:ascii="Arial" w:hAnsi="Arial"/>
          <w:sz w:val="22"/>
        </w:rPr>
        <w:t>18. NOTICES</w:t>
      </w:r>
    </w:p>
    <w:p w14:paraId="33B2251E" w14:textId="78BF0A10" w:rsidR="00A33F69" w:rsidDel="00644C45" w:rsidRDefault="00000000" w:rsidP="00644C45">
      <w:pPr>
        <w:pStyle w:val="CompactLegal"/>
        <w:keepLines/>
        <w:spacing w:after="120" w:line="276" w:lineRule="auto"/>
        <w:rPr>
          <w:del w:id="99" w:author="Julie Marie Gabutero" w:date="2026-09-17T20:11:00Z" w16du:dateUtc="2026-09-17T12:11:00Z"/>
          <w:rFonts w:ascii="Arial" w:hAnsi="Arial"/>
          <w:sz w:val="21"/>
        </w:rPr>
      </w:pPr>
      <w:r>
        <w:rPr>
          <w:rFonts w:ascii="Arial" w:hAnsi="Arial"/>
          <w:sz w:val="21"/>
        </w:rPr>
        <w:t xml:space="preserve">Formal notices may be delivered through the channels permitted by the final loan documents and applicable law, including personal delivery, registered mail, courier, email, SMS or other lawful electronic means as applicable. The exact notice version, account reference, contact/channel used, send time, authorized actor and available delivery/provider status should be preserved in </w:t>
      </w:r>
      <w:del w:id="100" w:author="Julie Marie Gabutero" w:date="2026-09-17T20:07:00Z" w16du:dateUtc="2026-09-17T12:07:00Z">
        <w:r w:rsidDel="00644C45">
          <w:rPr>
            <w:rFonts w:ascii="Arial" w:hAnsi="Arial"/>
            <w:sz w:val="21"/>
          </w:rPr>
          <w:delText xml:space="preserve">SPINA’s </w:delText>
        </w:r>
      </w:del>
      <w:ins w:id="101" w:author="Julie Marie Gabutero" w:date="2026-09-17T20:07:00Z" w16du:dateUtc="2026-09-17T12:07:00Z">
        <w:r w:rsidR="00644C45">
          <w:rPr>
            <w:rFonts w:ascii="Arial" w:hAnsi="Arial"/>
            <w:sz w:val="21"/>
          </w:rPr>
          <w:t xml:space="preserve">LENDER’s </w:t>
        </w:r>
      </w:ins>
      <w:r>
        <w:rPr>
          <w:rFonts w:ascii="Arial" w:hAnsi="Arial"/>
          <w:sz w:val="21"/>
        </w:rPr>
        <w:t>audit record.</w:t>
      </w:r>
    </w:p>
    <w:p w14:paraId="1B5BE5A8" w14:textId="77777777" w:rsidR="00644C45" w:rsidRDefault="00644C45">
      <w:pPr>
        <w:pStyle w:val="CompactLegal"/>
        <w:keepLines/>
        <w:spacing w:after="120" w:line="276" w:lineRule="auto"/>
        <w:rPr>
          <w:ins w:id="102" w:author="Julie Marie Gabutero" w:date="2026-09-17T20:11:00Z" w16du:dateUtc="2026-09-17T12:11:00Z"/>
        </w:rPr>
      </w:pPr>
    </w:p>
    <w:p w14:paraId="5446AF10" w14:textId="77777777" w:rsidR="00A33F69" w:rsidRDefault="00000000">
      <w:pPr>
        <w:pStyle w:val="CompactLegal"/>
        <w:keepLines/>
        <w:spacing w:after="120" w:line="276" w:lineRule="auto"/>
        <w:pPrChange w:id="103" w:author="Julie Marie Gabutero" w:date="2026-09-17T20:11:00Z" w16du:dateUtc="2026-09-17T12:11:00Z">
          <w:pPr>
            <w:pStyle w:val="AgreementSection"/>
            <w:keepLines/>
            <w:pageBreakBefore/>
            <w:spacing w:before="160" w:after="120"/>
          </w:pPr>
        </w:pPrChange>
      </w:pPr>
      <w:r>
        <w:rPr>
          <w:rFonts w:ascii="Arial" w:hAnsi="Arial"/>
          <w:b/>
          <w:sz w:val="22"/>
        </w:rPr>
        <w:t>19. NO WAIVER</w:t>
      </w:r>
    </w:p>
    <w:p w14:paraId="36B6D75F" w14:textId="77777777" w:rsidR="00A33F69" w:rsidRDefault="00000000">
      <w:pPr>
        <w:pStyle w:val="CompactLegal"/>
        <w:keepLines/>
        <w:spacing w:after="120" w:line="276" w:lineRule="auto"/>
      </w:pPr>
      <w:r>
        <w:rPr>
          <w:rFonts w:ascii="Arial" w:hAnsi="Arial"/>
          <w:sz w:val="21"/>
        </w:rPr>
        <w:t>Failure of the LENDER to immediately exercise any right under this Agreement does not constitute a waiver of that right. Any waiver must be express and shall apply only to the specific matter waived.</w:t>
      </w:r>
    </w:p>
    <w:p w14:paraId="1F713A32" w14:textId="77777777" w:rsidR="00A33F69" w:rsidRDefault="00000000">
      <w:pPr>
        <w:pStyle w:val="AgreementSection"/>
        <w:keepLines/>
        <w:spacing w:before="160" w:after="120"/>
      </w:pPr>
      <w:r>
        <w:rPr>
          <w:rFonts w:ascii="Arial" w:hAnsi="Arial"/>
          <w:sz w:val="22"/>
        </w:rPr>
        <w:t>20. SEVERABILITY</w:t>
      </w:r>
    </w:p>
    <w:p w14:paraId="55D24C1B" w14:textId="77777777" w:rsidR="00A33F69" w:rsidRDefault="00000000">
      <w:pPr>
        <w:pStyle w:val="CompactLegal"/>
        <w:keepLines/>
        <w:spacing w:after="120" w:line="276" w:lineRule="auto"/>
      </w:pPr>
      <w:r>
        <w:rPr>
          <w:rFonts w:ascii="Arial" w:hAnsi="Arial"/>
          <w:sz w:val="21"/>
        </w:rPr>
        <w:t>If any provision of this Agreement is declared invalid or unenforceable, the remaining provisions shall continue in effect to the extent permitted by law.</w:t>
      </w:r>
    </w:p>
    <w:p w14:paraId="7FBE8DA2" w14:textId="77777777" w:rsidR="00A33F69" w:rsidRDefault="00000000">
      <w:pPr>
        <w:pStyle w:val="AgreementSection"/>
        <w:keepLines/>
        <w:spacing w:before="160" w:after="120"/>
      </w:pPr>
      <w:r>
        <w:rPr>
          <w:rFonts w:ascii="Arial" w:hAnsi="Arial"/>
          <w:sz w:val="22"/>
        </w:rPr>
        <w:t>21. MATERIAL AMENDMENTS AND VERSIONING</w:t>
      </w:r>
    </w:p>
    <w:p w14:paraId="4C4C7A49" w14:textId="77777777" w:rsidR="00A33F69" w:rsidRDefault="00000000">
      <w:pPr>
        <w:pStyle w:val="CompactLegal"/>
        <w:keepLines/>
        <w:spacing w:after="120" w:line="276" w:lineRule="auto"/>
      </w:pPr>
      <w:r>
        <w:rPr>
          <w:rFonts w:ascii="Arial" w:hAnsi="Arial"/>
          <w:sz w:val="21"/>
        </w:rPr>
        <w:t>A change to a material signed term—including principal, contractual interest basis/method, payment frequency, agreed installment amount, or a disclosed charge—requires the approved amendment/versioning process, appropriate borrower acknowledgment/signature, and regeneration of the remaining contractual schedule as required.</w:t>
      </w:r>
    </w:p>
    <w:p w14:paraId="2CFC14DE" w14:textId="77777777" w:rsidR="00A33F69" w:rsidRDefault="00000000">
      <w:pPr>
        <w:pStyle w:val="CompactLegal"/>
        <w:keepLines/>
        <w:spacing w:after="120" w:line="276" w:lineRule="auto"/>
      </w:pPr>
      <w:r>
        <w:rPr>
          <w:rFonts w:ascii="Arial" w:hAnsi="Arial"/>
          <w:sz w:val="21"/>
        </w:rPr>
        <w:t>Where a remaining schedule must be regenerated after a material amendment, the new schedule begins from the first completely untouched future installment; past or already-touched rows remain preserved under the prior version.</w:t>
      </w:r>
    </w:p>
    <w:p w14:paraId="5DB95406" w14:textId="77777777" w:rsidR="00A33F69" w:rsidRDefault="00000000">
      <w:pPr>
        <w:pStyle w:val="AgreementSection"/>
        <w:keepLines/>
        <w:spacing w:before="160" w:after="120"/>
      </w:pPr>
      <w:r>
        <w:rPr>
          <w:rFonts w:ascii="Arial" w:hAnsi="Arial"/>
          <w:sz w:val="22"/>
        </w:rPr>
        <w:t>22. GOVERNING LAW</w:t>
      </w:r>
    </w:p>
    <w:p w14:paraId="29D9600B" w14:textId="77777777" w:rsidR="00A33F69" w:rsidRDefault="00000000">
      <w:pPr>
        <w:pStyle w:val="CompactLegal"/>
        <w:keepLines/>
        <w:spacing w:after="120" w:line="276" w:lineRule="auto"/>
      </w:pPr>
      <w:r>
        <w:rPr>
          <w:rFonts w:ascii="Arial" w:hAnsi="Arial"/>
          <w:sz w:val="21"/>
        </w:rPr>
        <w:t>This Agreement shall be governed by and construed in accordance with the laws of the Republic of the Philippines.</w:t>
      </w:r>
    </w:p>
    <w:p w14:paraId="13465520" w14:textId="77777777" w:rsidR="00A33F69" w:rsidRDefault="00000000">
      <w:pPr>
        <w:pStyle w:val="AgreementSection"/>
        <w:keepLines/>
        <w:spacing w:before="160" w:after="120"/>
      </w:pPr>
      <w:r>
        <w:rPr>
          <w:rFonts w:ascii="Arial" w:hAnsi="Arial"/>
          <w:sz w:val="22"/>
        </w:rPr>
        <w:t>23. CONTRACTUAL LOAN-DOCUMENT PACKET</w:t>
      </w:r>
    </w:p>
    <w:p w14:paraId="0C3C58E9" w14:textId="77777777" w:rsidR="00A33F69" w:rsidRDefault="00000000">
      <w:pPr>
        <w:pStyle w:val="CompactLegal"/>
        <w:keepLines/>
        <w:spacing w:after="120" w:line="276" w:lineRule="auto"/>
      </w:pPr>
      <w:r>
        <w:rPr>
          <w:rFonts w:ascii="Arial" w:hAnsi="Arial"/>
          <w:sz w:val="21"/>
        </w:rPr>
        <w:t>The final approved contractual terms of the Loan are contained in and read together with: (a) this Cash Loan Agreement; (b) the Loan Disclosure Statement; (c) the Promissory Note; and (d) the complete signed Schedule of Payments, including any continuation pages, all tied to the same locked loan/packet version.</w:t>
      </w:r>
    </w:p>
    <w:p w14:paraId="022BA389" w14:textId="77777777" w:rsidR="00A33F69" w:rsidRDefault="00000000">
      <w:pPr>
        <w:pStyle w:val="CompactLegal"/>
        <w:keepLines/>
        <w:spacing w:after="120" w:line="276" w:lineRule="auto"/>
      </w:pPr>
      <w:r>
        <w:rPr>
          <w:rFonts w:ascii="Arial" w:hAnsi="Arial"/>
          <w:sz w:val="21"/>
        </w:rPr>
        <w:t>The Loan Application Form is an application/CIF-review record and is not itself a final contractual-term document. The Loan Release and Cash Receipt Confirmation evidences actual release/receipt and does not alter the approved contractual terms. The Privacy Notice and privacy-consent records remain separate privacy documents. In case of conflict, the requirement of applicable law controls.</w:t>
      </w:r>
    </w:p>
    <w:p w14:paraId="5F2D7DC8" w14:textId="77777777" w:rsidR="00A33F69" w:rsidRDefault="00000000">
      <w:pPr>
        <w:pStyle w:val="AgreementSection"/>
        <w:keepLines/>
        <w:pageBreakBefore/>
        <w:spacing w:before="160" w:after="120"/>
      </w:pPr>
      <w:r>
        <w:rPr>
          <w:rFonts w:ascii="Arial" w:hAnsi="Arial"/>
          <w:sz w:val="22"/>
        </w:rPr>
        <w:lastRenderedPageBreak/>
        <w:t>24. BORROWER ACKNOWLEDGMENT</w:t>
      </w:r>
    </w:p>
    <w:p w14:paraId="6F3F58A4" w14:textId="77777777" w:rsidR="00A33F69" w:rsidRDefault="00000000">
      <w:pPr>
        <w:pStyle w:val="CompactLegal"/>
        <w:keepLines/>
        <w:spacing w:after="120" w:line="276" w:lineRule="auto"/>
        <w:ind w:left="288" w:hanging="202"/>
      </w:pPr>
      <w:r>
        <w:rPr>
          <w:rFonts w:ascii="Arial" w:hAnsi="Arial"/>
          <w:b/>
          <w:sz w:val="21"/>
        </w:rPr>
        <w:t xml:space="preserve">• </w:t>
      </w:r>
      <w:r>
        <w:rPr>
          <w:rFonts w:ascii="Arial" w:hAnsi="Arial"/>
          <w:sz w:val="21"/>
        </w:rPr>
        <w:t>I have had the opportunity to read and review this Agreement and the exact approved loan terms before signing.</w:t>
      </w:r>
    </w:p>
    <w:p w14:paraId="6C388D80" w14:textId="77777777" w:rsidR="00A33F69" w:rsidRDefault="00000000">
      <w:pPr>
        <w:pStyle w:val="CompactLegal"/>
        <w:keepLines/>
        <w:spacing w:after="120" w:line="276" w:lineRule="auto"/>
        <w:ind w:left="288" w:hanging="202"/>
      </w:pPr>
      <w:r>
        <w:rPr>
          <w:rFonts w:ascii="Arial" w:hAnsi="Arial"/>
          <w:b/>
          <w:sz w:val="21"/>
        </w:rPr>
        <w:t xml:space="preserve">• </w:t>
      </w:r>
      <w:r>
        <w:rPr>
          <w:rFonts w:ascii="Arial" w:hAnsi="Arial"/>
          <w:sz w:val="21"/>
        </w:rPr>
        <w:t>I received or was given access to the Loan Disclosure Statement, Promissory Note and complete contractual Schedule of Payments tied to the same loan/packet version.</w:t>
      </w:r>
    </w:p>
    <w:p w14:paraId="50996681" w14:textId="77777777" w:rsidR="00A33F69" w:rsidRDefault="00000000">
      <w:pPr>
        <w:pStyle w:val="CompactLegal"/>
        <w:keepLines/>
        <w:spacing w:after="120" w:line="276" w:lineRule="auto"/>
        <w:ind w:left="288" w:hanging="202"/>
      </w:pPr>
      <w:r>
        <w:rPr>
          <w:rFonts w:ascii="Arial" w:hAnsi="Arial"/>
          <w:b/>
          <w:sz w:val="21"/>
        </w:rPr>
        <w:t xml:space="preserve">• </w:t>
      </w:r>
      <w:r>
        <w:rPr>
          <w:rFonts w:ascii="Arial" w:hAnsi="Arial"/>
          <w:sz w:val="21"/>
        </w:rPr>
        <w:t>The interest basis, finance charges, lawful deductions, Net Loan Proceeds, payment amount, payment frequency, contractual term and applicable charges shown to me match the final approved packet.</w:t>
      </w:r>
    </w:p>
    <w:p w14:paraId="27FE3835" w14:textId="77777777" w:rsidR="00A33F69" w:rsidRDefault="00000000">
      <w:pPr>
        <w:pStyle w:val="CompactLegal"/>
        <w:keepLines/>
        <w:spacing w:after="120" w:line="276" w:lineRule="auto"/>
        <w:ind w:left="288" w:hanging="202"/>
      </w:pPr>
      <w:r>
        <w:rPr>
          <w:rFonts w:ascii="Arial" w:hAnsi="Arial"/>
          <w:b/>
          <w:sz w:val="21"/>
        </w:rPr>
        <w:t xml:space="preserve">• </w:t>
      </w:r>
      <w:r>
        <w:rPr>
          <w:rFonts w:ascii="Arial" w:hAnsi="Arial"/>
          <w:sz w:val="21"/>
        </w:rPr>
        <w:t>I understand that the current operational schedule may later reflect actual posted transactions without silently changing the signed material contractual terms.</w:t>
      </w:r>
    </w:p>
    <w:p w14:paraId="5EBF1ED2" w14:textId="77777777" w:rsidR="00A33F69" w:rsidRDefault="00000000">
      <w:pPr>
        <w:pStyle w:val="CompactLegal"/>
        <w:keepLines/>
        <w:spacing w:after="120" w:line="276" w:lineRule="auto"/>
        <w:ind w:left="288" w:hanging="202"/>
      </w:pPr>
      <w:r>
        <w:rPr>
          <w:rFonts w:ascii="Arial" w:hAnsi="Arial"/>
          <w:b/>
          <w:sz w:val="21"/>
        </w:rPr>
        <w:t xml:space="preserve">• </w:t>
      </w:r>
      <w:r>
        <w:rPr>
          <w:rFonts w:ascii="Arial" w:hAnsi="Arial"/>
          <w:sz w:val="21"/>
        </w:rPr>
        <w:t>I understand that signing this Agreement does not by itself prove that cash was released or received; actual release is separately evidenced at the authorized handoff.</w:t>
      </w:r>
    </w:p>
    <w:p w14:paraId="650E48C3" w14:textId="77777777" w:rsidR="00A33F69" w:rsidRDefault="00000000">
      <w:pPr>
        <w:pStyle w:val="AgreementSection"/>
        <w:keepLines/>
        <w:spacing w:before="160" w:after="120"/>
      </w:pPr>
      <w:r>
        <w:rPr>
          <w:rFonts w:ascii="Arial" w:hAnsi="Arial"/>
          <w:sz w:val="22"/>
        </w:rPr>
        <w:t>EXECUTION</w:t>
      </w:r>
    </w:p>
    <w:p w14:paraId="700A3EF2" w14:textId="77777777" w:rsidR="00A33F69" w:rsidRDefault="00000000">
      <w:pPr>
        <w:pStyle w:val="SmallLegalNote"/>
        <w:keepLines/>
        <w:spacing w:after="120" w:line="276" w:lineRule="auto"/>
      </w:pPr>
      <w:r>
        <w:rPr>
          <w:rFonts w:ascii="Arial" w:hAnsi="Arial"/>
          <w:sz w:val="18"/>
        </w:rPr>
        <w:t>The BORROWER signs this Agreement voluntarily after review of the final packet. The LENDER-side approval/execution record is generated from the authenticated Management approval and exact locked packet/version; it is not a free-typed name or manually inserted signature image.</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4860"/>
        <w:gridCol w:w="4860"/>
      </w:tblGrid>
      <w:tr w:rsidR="00A33F69" w14:paraId="45A30C6D" w14:textId="77777777">
        <w:trPr>
          <w:cantSplit/>
          <w:jc w:val="center"/>
        </w:trPr>
        <w:tc>
          <w:tcPr>
            <w:tcW w:w="4860" w:type="dxa"/>
            <w:shd w:val="clear" w:color="auto" w:fill="F2F2F2"/>
            <w:tcMar>
              <w:top w:w="55" w:type="dxa"/>
              <w:left w:w="75" w:type="dxa"/>
              <w:bottom w:w="55" w:type="dxa"/>
              <w:right w:w="75" w:type="dxa"/>
            </w:tcMar>
            <w:vAlign w:val="center"/>
          </w:tcPr>
          <w:p w14:paraId="541DCF83" w14:textId="77777777" w:rsidR="00A33F69" w:rsidRDefault="00000000">
            <w:pPr>
              <w:spacing w:after="20" w:line="264" w:lineRule="auto"/>
            </w:pPr>
            <w:r>
              <w:rPr>
                <w:b/>
                <w:sz w:val="20"/>
              </w:rPr>
              <w:t>Borrower Printed Name</w:t>
            </w:r>
          </w:p>
        </w:tc>
        <w:tc>
          <w:tcPr>
            <w:tcW w:w="4860" w:type="dxa"/>
            <w:tcMar>
              <w:top w:w="55" w:type="dxa"/>
              <w:left w:w="75" w:type="dxa"/>
              <w:bottom w:w="55" w:type="dxa"/>
              <w:right w:w="75" w:type="dxa"/>
            </w:tcMar>
            <w:vAlign w:val="center"/>
          </w:tcPr>
          <w:p w14:paraId="16AEA956" w14:textId="77777777" w:rsidR="00A33F69" w:rsidRDefault="00000000">
            <w:pPr>
              <w:spacing w:after="20" w:line="264" w:lineRule="auto"/>
            </w:pPr>
            <w:r>
              <w:rPr>
                <w:sz w:val="20"/>
              </w:rPr>
              <w:t>{Verified CIF full name}</w:t>
            </w:r>
          </w:p>
        </w:tc>
      </w:tr>
      <w:tr w:rsidR="00A33F69" w14:paraId="7F25C368" w14:textId="77777777">
        <w:trPr>
          <w:cantSplit/>
          <w:jc w:val="center"/>
        </w:trPr>
        <w:tc>
          <w:tcPr>
            <w:tcW w:w="4860" w:type="dxa"/>
            <w:shd w:val="clear" w:color="auto" w:fill="F2F2F2"/>
            <w:tcMar>
              <w:top w:w="55" w:type="dxa"/>
              <w:left w:w="75" w:type="dxa"/>
              <w:bottom w:w="55" w:type="dxa"/>
              <w:right w:w="75" w:type="dxa"/>
            </w:tcMar>
            <w:vAlign w:val="center"/>
          </w:tcPr>
          <w:p w14:paraId="1B2096AE" w14:textId="77777777" w:rsidR="00A33F69" w:rsidRDefault="00000000">
            <w:pPr>
              <w:spacing w:after="20" w:line="264" w:lineRule="auto"/>
            </w:pPr>
            <w:r>
              <w:rPr>
                <w:b/>
                <w:sz w:val="20"/>
              </w:rPr>
              <w:t>Borrower Signature</w:t>
            </w:r>
          </w:p>
        </w:tc>
        <w:tc>
          <w:tcPr>
            <w:tcW w:w="4860" w:type="dxa"/>
            <w:tcMar>
              <w:top w:w="55" w:type="dxa"/>
              <w:left w:w="75" w:type="dxa"/>
              <w:bottom w:w="55" w:type="dxa"/>
              <w:right w:w="75" w:type="dxa"/>
            </w:tcMar>
            <w:vAlign w:val="center"/>
          </w:tcPr>
          <w:p w14:paraId="4C4145F6" w14:textId="77777777" w:rsidR="00A33F69" w:rsidRDefault="00000000">
            <w:pPr>
              <w:spacing w:after="20" w:line="264" w:lineRule="auto"/>
            </w:pPr>
            <w:r>
              <w:rPr>
                <w:sz w:val="20"/>
              </w:rPr>
              <w:t>{Wet-signature line / approved electronic signature evidence}</w:t>
            </w:r>
          </w:p>
        </w:tc>
      </w:tr>
      <w:tr w:rsidR="00A33F69" w14:paraId="02F43F67" w14:textId="77777777">
        <w:trPr>
          <w:cantSplit/>
          <w:jc w:val="center"/>
        </w:trPr>
        <w:tc>
          <w:tcPr>
            <w:tcW w:w="4860" w:type="dxa"/>
            <w:shd w:val="clear" w:color="auto" w:fill="F2F2F2"/>
            <w:tcMar>
              <w:top w:w="55" w:type="dxa"/>
              <w:left w:w="75" w:type="dxa"/>
              <w:bottom w:w="55" w:type="dxa"/>
              <w:right w:w="75" w:type="dxa"/>
            </w:tcMar>
            <w:vAlign w:val="center"/>
          </w:tcPr>
          <w:p w14:paraId="66C67333" w14:textId="77777777" w:rsidR="00A33F69" w:rsidRDefault="00000000">
            <w:pPr>
              <w:spacing w:after="20" w:line="264" w:lineRule="auto"/>
            </w:pPr>
            <w:r>
              <w:rPr>
                <w:b/>
                <w:sz w:val="20"/>
              </w:rPr>
              <w:t>Borrower Signed At</w:t>
            </w:r>
          </w:p>
        </w:tc>
        <w:tc>
          <w:tcPr>
            <w:tcW w:w="4860" w:type="dxa"/>
            <w:tcMar>
              <w:top w:w="55" w:type="dxa"/>
              <w:left w:w="75" w:type="dxa"/>
              <w:bottom w:w="55" w:type="dxa"/>
              <w:right w:w="75" w:type="dxa"/>
            </w:tcMar>
            <w:vAlign w:val="center"/>
          </w:tcPr>
          <w:p w14:paraId="663E66A2" w14:textId="77777777" w:rsidR="00A33F69" w:rsidRDefault="00000000">
            <w:pPr>
              <w:spacing w:after="20" w:line="264" w:lineRule="auto"/>
            </w:pPr>
            <w:r>
              <w:rPr>
                <w:sz w:val="20"/>
              </w:rPr>
              <w:t>{Authoritative signed date/time}</w:t>
            </w:r>
          </w:p>
        </w:tc>
      </w:tr>
      <w:tr w:rsidR="00A33F69" w14:paraId="50C9615A" w14:textId="77777777">
        <w:trPr>
          <w:cantSplit/>
          <w:jc w:val="center"/>
        </w:trPr>
        <w:tc>
          <w:tcPr>
            <w:tcW w:w="4860" w:type="dxa"/>
            <w:shd w:val="clear" w:color="auto" w:fill="F2F2F2"/>
            <w:tcMar>
              <w:top w:w="55" w:type="dxa"/>
              <w:left w:w="75" w:type="dxa"/>
              <w:bottom w:w="55" w:type="dxa"/>
              <w:right w:w="75" w:type="dxa"/>
            </w:tcMar>
            <w:vAlign w:val="center"/>
          </w:tcPr>
          <w:p w14:paraId="6F311121" w14:textId="77777777" w:rsidR="00A33F69" w:rsidRDefault="00000000">
            <w:pPr>
              <w:spacing w:after="20" w:line="264" w:lineRule="auto"/>
            </w:pPr>
            <w:r>
              <w:rPr>
                <w:b/>
                <w:sz w:val="20"/>
              </w:rPr>
              <w:t>Staff Witness / Actor</w:t>
            </w:r>
          </w:p>
        </w:tc>
        <w:tc>
          <w:tcPr>
            <w:tcW w:w="4860" w:type="dxa"/>
            <w:tcMar>
              <w:top w:w="55" w:type="dxa"/>
              <w:left w:w="75" w:type="dxa"/>
              <w:bottom w:w="55" w:type="dxa"/>
              <w:right w:w="75" w:type="dxa"/>
            </w:tcMar>
            <w:vAlign w:val="center"/>
          </w:tcPr>
          <w:p w14:paraId="486B2077" w14:textId="77777777" w:rsidR="00A33F69" w:rsidRDefault="00000000">
            <w:pPr>
              <w:spacing w:after="20" w:line="264" w:lineRule="auto"/>
            </w:pPr>
            <w:r>
              <w:rPr>
                <w:sz w:val="20"/>
              </w:rPr>
              <w:t>{Authenticated Staff witness/actor, if applicable}</w:t>
            </w:r>
          </w:p>
        </w:tc>
      </w:tr>
      <w:tr w:rsidR="00A33F69" w14:paraId="5874486D" w14:textId="77777777">
        <w:trPr>
          <w:cantSplit/>
          <w:jc w:val="center"/>
        </w:trPr>
        <w:tc>
          <w:tcPr>
            <w:tcW w:w="4860" w:type="dxa"/>
            <w:shd w:val="clear" w:color="auto" w:fill="F2F2F2"/>
            <w:tcMar>
              <w:top w:w="55" w:type="dxa"/>
              <w:left w:w="75" w:type="dxa"/>
              <w:bottom w:w="55" w:type="dxa"/>
              <w:right w:w="75" w:type="dxa"/>
            </w:tcMar>
            <w:vAlign w:val="center"/>
          </w:tcPr>
          <w:p w14:paraId="58A897A7" w14:textId="77777777" w:rsidR="00A33F69" w:rsidRDefault="00000000">
            <w:pPr>
              <w:spacing w:after="20" w:line="264" w:lineRule="auto"/>
            </w:pPr>
            <w:r>
              <w:rPr>
                <w:b/>
                <w:sz w:val="20"/>
              </w:rPr>
              <w:t>Management Approver</w:t>
            </w:r>
          </w:p>
        </w:tc>
        <w:tc>
          <w:tcPr>
            <w:tcW w:w="4860" w:type="dxa"/>
            <w:tcMar>
              <w:top w:w="55" w:type="dxa"/>
              <w:left w:w="75" w:type="dxa"/>
              <w:bottom w:w="55" w:type="dxa"/>
              <w:right w:w="75" w:type="dxa"/>
            </w:tcMar>
            <w:vAlign w:val="center"/>
          </w:tcPr>
          <w:p w14:paraId="56CED954" w14:textId="77777777" w:rsidR="00A33F69" w:rsidRDefault="00000000">
            <w:pPr>
              <w:spacing w:after="20" w:line="264" w:lineRule="auto"/>
            </w:pPr>
            <w:r>
              <w:rPr>
                <w:sz w:val="20"/>
              </w:rPr>
              <w:t>{Authenticated Management approver + role}</w:t>
            </w:r>
          </w:p>
        </w:tc>
      </w:tr>
      <w:tr w:rsidR="00A33F69" w14:paraId="5BDB86B1" w14:textId="77777777">
        <w:trPr>
          <w:cantSplit/>
          <w:jc w:val="center"/>
        </w:trPr>
        <w:tc>
          <w:tcPr>
            <w:tcW w:w="4860" w:type="dxa"/>
            <w:shd w:val="clear" w:color="auto" w:fill="F2F2F2"/>
            <w:tcMar>
              <w:top w:w="55" w:type="dxa"/>
              <w:left w:w="75" w:type="dxa"/>
              <w:bottom w:w="55" w:type="dxa"/>
              <w:right w:w="75" w:type="dxa"/>
            </w:tcMar>
            <w:vAlign w:val="center"/>
          </w:tcPr>
          <w:p w14:paraId="000B606F" w14:textId="77777777" w:rsidR="00A33F69" w:rsidRDefault="00000000">
            <w:pPr>
              <w:spacing w:after="20" w:line="264" w:lineRule="auto"/>
            </w:pPr>
            <w:r>
              <w:rPr>
                <w:b/>
                <w:sz w:val="20"/>
              </w:rPr>
              <w:t>Management Approval Ref.</w:t>
            </w:r>
          </w:p>
        </w:tc>
        <w:tc>
          <w:tcPr>
            <w:tcW w:w="4860" w:type="dxa"/>
            <w:tcMar>
              <w:top w:w="55" w:type="dxa"/>
              <w:left w:w="75" w:type="dxa"/>
              <w:bottom w:w="55" w:type="dxa"/>
              <w:right w:w="75" w:type="dxa"/>
            </w:tcMar>
            <w:vAlign w:val="center"/>
          </w:tcPr>
          <w:p w14:paraId="4F7F25D7" w14:textId="77777777" w:rsidR="00A33F69" w:rsidRDefault="00000000">
            <w:pPr>
              <w:spacing w:after="20" w:line="264" w:lineRule="auto"/>
            </w:pPr>
            <w:r>
              <w:rPr>
                <w:sz w:val="20"/>
              </w:rPr>
              <w:t>{Immutable approval/packet reference}</w:t>
            </w:r>
          </w:p>
        </w:tc>
      </w:tr>
      <w:tr w:rsidR="00A33F69" w14:paraId="7030CC90" w14:textId="77777777">
        <w:trPr>
          <w:cantSplit/>
          <w:jc w:val="center"/>
        </w:trPr>
        <w:tc>
          <w:tcPr>
            <w:tcW w:w="4860" w:type="dxa"/>
            <w:shd w:val="clear" w:color="auto" w:fill="F2F2F2"/>
            <w:tcMar>
              <w:top w:w="55" w:type="dxa"/>
              <w:left w:w="75" w:type="dxa"/>
              <w:bottom w:w="55" w:type="dxa"/>
              <w:right w:w="75" w:type="dxa"/>
            </w:tcMar>
            <w:vAlign w:val="center"/>
          </w:tcPr>
          <w:p w14:paraId="0FCB16C3" w14:textId="77777777" w:rsidR="00A33F69" w:rsidRDefault="00000000">
            <w:pPr>
              <w:spacing w:after="20" w:line="264" w:lineRule="auto"/>
            </w:pPr>
            <w:r>
              <w:rPr>
                <w:b/>
                <w:sz w:val="20"/>
              </w:rPr>
              <w:t>Management Approved At</w:t>
            </w:r>
          </w:p>
        </w:tc>
        <w:tc>
          <w:tcPr>
            <w:tcW w:w="4860" w:type="dxa"/>
            <w:tcMar>
              <w:top w:w="55" w:type="dxa"/>
              <w:left w:w="75" w:type="dxa"/>
              <w:bottom w:w="55" w:type="dxa"/>
              <w:right w:w="75" w:type="dxa"/>
            </w:tcMar>
            <w:vAlign w:val="center"/>
          </w:tcPr>
          <w:p w14:paraId="7D34DDE0" w14:textId="77777777" w:rsidR="00A33F69" w:rsidRDefault="00000000">
            <w:pPr>
              <w:spacing w:after="20" w:line="264" w:lineRule="auto"/>
            </w:pPr>
            <w:r>
              <w:rPr>
                <w:sz w:val="20"/>
              </w:rPr>
              <w:t>{Authoritative server date/time}</w:t>
            </w:r>
          </w:p>
        </w:tc>
      </w:tr>
    </w:tbl>
    <w:p w14:paraId="1B24A9A0" w14:textId="77777777" w:rsidR="00A33F69" w:rsidRDefault="00000000">
      <w:pPr>
        <w:pStyle w:val="CompactLegal"/>
        <w:keepLines/>
        <w:spacing w:after="120" w:line="276" w:lineRule="auto"/>
      </w:pPr>
      <w:r>
        <w:rPr>
          <w:rFonts w:ascii="Arial" w:hAnsi="Arial"/>
          <w:sz w:val="21"/>
        </w:rPr>
        <w:t>For avoidance of doubt, signing this Agreement alone does not establish that the Loan has been Released. Actual cash release is evidenced by the separate Loan Release and Cash Receipt Confirmation recorded at the authorized handoff.</w:t>
      </w:r>
    </w:p>
    <w:p w14:paraId="688C1599" w14:textId="77777777" w:rsidR="00A33F69" w:rsidRDefault="00000000">
      <w:pPr>
        <w:spacing w:after="0"/>
      </w:pPr>
      <w:r>
        <w:rPr>
          <w:sz w:val="2"/>
        </w:rPr>
        <w:br w:type="page"/>
      </w:r>
    </w:p>
    <w:p w14:paraId="61256A71" w14:textId="77777777" w:rsidR="00A33F69" w:rsidRDefault="00000000">
      <w:pPr>
        <w:keepNext/>
        <w:keepLines/>
        <w:jc w:val="center"/>
      </w:pPr>
      <w:r>
        <w:rPr>
          <w:b/>
          <w:sz w:val="30"/>
        </w:rPr>
        <w:lastRenderedPageBreak/>
        <w:t>ANNEX A - SCHEDULE OF PAYMENTS</w:t>
      </w:r>
    </w:p>
    <w:p w14:paraId="73716569" w14:textId="77777777" w:rsidR="00A33F69" w:rsidRDefault="00000000">
      <w:pPr>
        <w:pStyle w:val="SmallLegalNote"/>
        <w:keepLines/>
        <w:spacing w:after="120" w:line="276" w:lineRule="auto"/>
        <w:jc w:val="center"/>
      </w:pPr>
      <w:r>
        <w:rPr>
          <w:rFonts w:ascii="Arial" w:hAnsi="Arial"/>
          <w:sz w:val="18"/>
        </w:rPr>
        <w:t>SYSTEM-GENERATED FROM THE SAME LOCKED LOAN / PACKET VERSION</w:t>
      </w:r>
    </w:p>
    <w:p w14:paraId="604C70B8" w14:textId="77777777" w:rsidR="00A33F69" w:rsidRDefault="00000000">
      <w:pPr>
        <w:pStyle w:val="RevisionNote"/>
      </w:pPr>
      <w:r>
        <w:t>ASSEMBLY NOTE: The abbreviated Annex A below is a retained source illustration, not a complete loan schedule. Replace it with ONE complete product-specific T05 before final signing. Regular uses Remaining Total Payable; 7x7 uses Scheduled Remaining Principal. Never issue two competing schedules.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4860"/>
        <w:gridCol w:w="4860"/>
      </w:tblGrid>
      <w:tr w:rsidR="00A33F69" w14:paraId="4DDDFF9D" w14:textId="77777777">
        <w:trPr>
          <w:cantSplit/>
          <w:jc w:val="center"/>
        </w:trPr>
        <w:tc>
          <w:tcPr>
            <w:tcW w:w="4860" w:type="dxa"/>
            <w:shd w:val="clear" w:color="auto" w:fill="F2F2F2"/>
            <w:tcMar>
              <w:top w:w="55" w:type="dxa"/>
              <w:left w:w="75" w:type="dxa"/>
              <w:bottom w:w="55" w:type="dxa"/>
              <w:right w:w="75" w:type="dxa"/>
            </w:tcMar>
            <w:vAlign w:val="center"/>
          </w:tcPr>
          <w:p w14:paraId="6F8D1B2E" w14:textId="77777777" w:rsidR="00A33F69" w:rsidRDefault="00000000">
            <w:pPr>
              <w:spacing w:after="20" w:line="264" w:lineRule="auto"/>
            </w:pPr>
            <w:r>
              <w:rPr>
                <w:b/>
                <w:sz w:val="20"/>
              </w:rPr>
              <w:t>Borrower</w:t>
            </w:r>
          </w:p>
        </w:tc>
        <w:tc>
          <w:tcPr>
            <w:tcW w:w="4860" w:type="dxa"/>
            <w:tcMar>
              <w:top w:w="55" w:type="dxa"/>
              <w:left w:w="75" w:type="dxa"/>
              <w:bottom w:w="55" w:type="dxa"/>
              <w:right w:w="75" w:type="dxa"/>
            </w:tcMar>
            <w:vAlign w:val="center"/>
          </w:tcPr>
          <w:p w14:paraId="1358B9D6" w14:textId="77777777" w:rsidR="00A33F69" w:rsidRDefault="00000000">
            <w:pPr>
              <w:spacing w:after="20" w:line="264" w:lineRule="auto"/>
            </w:pPr>
            <w:r>
              <w:rPr>
                <w:sz w:val="20"/>
              </w:rPr>
              <w:t>{Verified Borrower Name}</w:t>
            </w:r>
          </w:p>
        </w:tc>
      </w:tr>
      <w:tr w:rsidR="00A33F69" w14:paraId="109D6D4C" w14:textId="77777777">
        <w:trPr>
          <w:cantSplit/>
          <w:jc w:val="center"/>
        </w:trPr>
        <w:tc>
          <w:tcPr>
            <w:tcW w:w="4860" w:type="dxa"/>
            <w:shd w:val="clear" w:color="auto" w:fill="F2F2F2"/>
            <w:tcMar>
              <w:top w:w="55" w:type="dxa"/>
              <w:left w:w="75" w:type="dxa"/>
              <w:bottom w:w="55" w:type="dxa"/>
              <w:right w:w="75" w:type="dxa"/>
            </w:tcMar>
            <w:vAlign w:val="center"/>
          </w:tcPr>
          <w:p w14:paraId="58A3FEB4" w14:textId="77777777" w:rsidR="00A33F69" w:rsidRDefault="00000000">
            <w:pPr>
              <w:spacing w:after="20" w:line="264" w:lineRule="auto"/>
            </w:pPr>
            <w:r>
              <w:rPr>
                <w:b/>
                <w:sz w:val="20"/>
              </w:rPr>
              <w:t>Loan Account / Ref.</w:t>
            </w:r>
          </w:p>
        </w:tc>
        <w:tc>
          <w:tcPr>
            <w:tcW w:w="4860" w:type="dxa"/>
            <w:tcMar>
              <w:top w:w="55" w:type="dxa"/>
              <w:left w:w="75" w:type="dxa"/>
              <w:bottom w:w="55" w:type="dxa"/>
              <w:right w:w="75" w:type="dxa"/>
            </w:tcMar>
            <w:vAlign w:val="center"/>
          </w:tcPr>
          <w:p w14:paraId="266F22F9" w14:textId="77777777" w:rsidR="00A33F69" w:rsidRDefault="00000000">
            <w:pPr>
              <w:spacing w:after="20" w:line="264" w:lineRule="auto"/>
            </w:pPr>
            <w:r>
              <w:rPr>
                <w:sz w:val="20"/>
              </w:rPr>
              <w:t>{Loan Account / Transaction Ref.}</w:t>
            </w:r>
          </w:p>
        </w:tc>
      </w:tr>
      <w:tr w:rsidR="00A33F69" w14:paraId="5EBC02D6" w14:textId="77777777">
        <w:trPr>
          <w:cantSplit/>
          <w:jc w:val="center"/>
        </w:trPr>
        <w:tc>
          <w:tcPr>
            <w:tcW w:w="4860" w:type="dxa"/>
            <w:shd w:val="clear" w:color="auto" w:fill="F2F2F2"/>
            <w:tcMar>
              <w:top w:w="55" w:type="dxa"/>
              <w:left w:w="75" w:type="dxa"/>
              <w:bottom w:w="55" w:type="dxa"/>
              <w:right w:w="75" w:type="dxa"/>
            </w:tcMar>
            <w:vAlign w:val="center"/>
          </w:tcPr>
          <w:p w14:paraId="0276B0FD" w14:textId="77777777" w:rsidR="00A33F69" w:rsidRDefault="00000000">
            <w:pPr>
              <w:spacing w:after="20" w:line="264" w:lineRule="auto"/>
            </w:pPr>
            <w:r>
              <w:rPr>
                <w:b/>
                <w:sz w:val="20"/>
              </w:rPr>
              <w:t>Loan Type</w:t>
            </w:r>
          </w:p>
        </w:tc>
        <w:tc>
          <w:tcPr>
            <w:tcW w:w="4860" w:type="dxa"/>
            <w:tcMar>
              <w:top w:w="55" w:type="dxa"/>
              <w:left w:w="75" w:type="dxa"/>
              <w:bottom w:w="55" w:type="dxa"/>
              <w:right w:w="75" w:type="dxa"/>
            </w:tcMar>
            <w:vAlign w:val="center"/>
          </w:tcPr>
          <w:p w14:paraId="1E708C1D" w14:textId="77777777" w:rsidR="00A33F69" w:rsidRDefault="00000000">
            <w:pPr>
              <w:spacing w:after="20" w:line="264" w:lineRule="auto"/>
            </w:pPr>
            <w:r>
              <w:rPr>
                <w:sz w:val="20"/>
              </w:rPr>
              <w:t>{Regular Cash Loan / 7x7 Cash Loan}</w:t>
            </w:r>
          </w:p>
        </w:tc>
      </w:tr>
      <w:tr w:rsidR="00A33F69" w14:paraId="36BD40D5" w14:textId="77777777">
        <w:trPr>
          <w:cantSplit/>
          <w:jc w:val="center"/>
        </w:trPr>
        <w:tc>
          <w:tcPr>
            <w:tcW w:w="4860" w:type="dxa"/>
            <w:shd w:val="clear" w:color="auto" w:fill="F2F2F2"/>
            <w:tcMar>
              <w:top w:w="55" w:type="dxa"/>
              <w:left w:w="75" w:type="dxa"/>
              <w:bottom w:w="55" w:type="dxa"/>
              <w:right w:w="75" w:type="dxa"/>
            </w:tcMar>
            <w:vAlign w:val="center"/>
          </w:tcPr>
          <w:p w14:paraId="6DC5B577" w14:textId="77777777" w:rsidR="00A33F69" w:rsidRDefault="00000000">
            <w:pPr>
              <w:spacing w:after="20" w:line="264" w:lineRule="auto"/>
            </w:pPr>
            <w:r>
              <w:rPr>
                <w:b/>
                <w:sz w:val="20"/>
              </w:rPr>
              <w:t>Principal / Gross Amount</w:t>
            </w:r>
          </w:p>
        </w:tc>
        <w:tc>
          <w:tcPr>
            <w:tcW w:w="4860" w:type="dxa"/>
            <w:tcMar>
              <w:top w:w="55" w:type="dxa"/>
              <w:left w:w="75" w:type="dxa"/>
              <w:bottom w:w="55" w:type="dxa"/>
              <w:right w:w="75" w:type="dxa"/>
            </w:tcMar>
            <w:vAlign w:val="center"/>
          </w:tcPr>
          <w:p w14:paraId="54CF7B62" w14:textId="77777777" w:rsidR="00A33F69" w:rsidRDefault="00000000">
            <w:pPr>
              <w:spacing w:after="20" w:line="264" w:lineRule="auto"/>
            </w:pPr>
            <w:r>
              <w:rPr>
                <w:sz w:val="20"/>
              </w:rPr>
              <w:t>PHP {Approved Principal/Gross Loan Amount}</w:t>
            </w:r>
          </w:p>
        </w:tc>
      </w:tr>
      <w:tr w:rsidR="00A33F69" w14:paraId="7E7DB483" w14:textId="77777777">
        <w:trPr>
          <w:cantSplit/>
          <w:jc w:val="center"/>
        </w:trPr>
        <w:tc>
          <w:tcPr>
            <w:tcW w:w="4860" w:type="dxa"/>
            <w:shd w:val="clear" w:color="auto" w:fill="F2F2F2"/>
            <w:tcMar>
              <w:top w:w="55" w:type="dxa"/>
              <w:left w:w="75" w:type="dxa"/>
              <w:bottom w:w="55" w:type="dxa"/>
              <w:right w:w="75" w:type="dxa"/>
            </w:tcMar>
            <w:vAlign w:val="center"/>
          </w:tcPr>
          <w:p w14:paraId="156D0A3E" w14:textId="77777777" w:rsidR="00A33F69" w:rsidRDefault="00000000">
            <w:pPr>
              <w:spacing w:after="20" w:line="264" w:lineRule="auto"/>
            </w:pPr>
            <w:r>
              <w:rPr>
                <w:b/>
                <w:sz w:val="20"/>
              </w:rPr>
              <w:t>Interest / Daily Interest Basis</w:t>
            </w:r>
          </w:p>
        </w:tc>
        <w:tc>
          <w:tcPr>
            <w:tcW w:w="4860" w:type="dxa"/>
            <w:tcMar>
              <w:top w:w="55" w:type="dxa"/>
              <w:left w:w="75" w:type="dxa"/>
              <w:bottom w:w="55" w:type="dxa"/>
              <w:right w:w="75" w:type="dxa"/>
            </w:tcMar>
            <w:vAlign w:val="center"/>
          </w:tcPr>
          <w:p w14:paraId="132E9E5B" w14:textId="77777777" w:rsidR="00A33F69" w:rsidRDefault="00000000">
            <w:pPr>
              <w:spacing w:after="20" w:line="264" w:lineRule="auto"/>
            </w:pPr>
            <w:r>
              <w:rPr>
                <w:sz w:val="20"/>
              </w:rPr>
              <w:t>{Exact locked basis/method}</w:t>
            </w:r>
          </w:p>
        </w:tc>
      </w:tr>
      <w:tr w:rsidR="00A33F69" w14:paraId="79F54C73" w14:textId="77777777">
        <w:trPr>
          <w:cantSplit/>
          <w:jc w:val="center"/>
        </w:trPr>
        <w:tc>
          <w:tcPr>
            <w:tcW w:w="4860" w:type="dxa"/>
            <w:shd w:val="clear" w:color="auto" w:fill="F2F2F2"/>
            <w:tcMar>
              <w:top w:w="55" w:type="dxa"/>
              <w:left w:w="75" w:type="dxa"/>
              <w:bottom w:w="55" w:type="dxa"/>
              <w:right w:w="75" w:type="dxa"/>
            </w:tcMar>
            <w:vAlign w:val="center"/>
          </w:tcPr>
          <w:p w14:paraId="37831348" w14:textId="77777777" w:rsidR="00A33F69" w:rsidRDefault="00000000">
            <w:pPr>
              <w:spacing w:after="20" w:line="264" w:lineRule="auto"/>
            </w:pPr>
            <w:r>
              <w:rPr>
                <w:b/>
                <w:sz w:val="20"/>
              </w:rPr>
              <w:t>Contractual Term</w:t>
            </w:r>
          </w:p>
        </w:tc>
        <w:tc>
          <w:tcPr>
            <w:tcW w:w="4860" w:type="dxa"/>
            <w:tcMar>
              <w:top w:w="55" w:type="dxa"/>
              <w:left w:w="75" w:type="dxa"/>
              <w:bottom w:w="55" w:type="dxa"/>
              <w:right w:w="75" w:type="dxa"/>
            </w:tcMar>
            <w:vAlign w:val="center"/>
          </w:tcPr>
          <w:p w14:paraId="3A877737" w14:textId="77777777" w:rsidR="00A33F69" w:rsidRDefault="00000000">
            <w:pPr>
              <w:spacing w:after="20" w:line="264" w:lineRule="auto"/>
            </w:pPr>
            <w:r>
              <w:rPr>
                <w:sz w:val="20"/>
              </w:rPr>
              <w:t>{Exact signed term}</w:t>
            </w:r>
          </w:p>
        </w:tc>
      </w:tr>
      <w:tr w:rsidR="00A33F69" w14:paraId="636E2856" w14:textId="77777777">
        <w:trPr>
          <w:cantSplit/>
          <w:jc w:val="center"/>
        </w:trPr>
        <w:tc>
          <w:tcPr>
            <w:tcW w:w="4860" w:type="dxa"/>
            <w:shd w:val="clear" w:color="auto" w:fill="F2F2F2"/>
            <w:tcMar>
              <w:top w:w="55" w:type="dxa"/>
              <w:left w:w="75" w:type="dxa"/>
              <w:bottom w:w="55" w:type="dxa"/>
              <w:right w:w="75" w:type="dxa"/>
            </w:tcMar>
            <w:vAlign w:val="center"/>
          </w:tcPr>
          <w:p w14:paraId="5282BEF4" w14:textId="77777777" w:rsidR="00A33F69" w:rsidRDefault="00000000">
            <w:pPr>
              <w:spacing w:after="20" w:line="264" w:lineRule="auto"/>
            </w:pPr>
            <w:r>
              <w:rPr>
                <w:b/>
                <w:sz w:val="20"/>
              </w:rPr>
              <w:t>Installment Amount / Count</w:t>
            </w:r>
          </w:p>
        </w:tc>
        <w:tc>
          <w:tcPr>
            <w:tcW w:w="4860" w:type="dxa"/>
            <w:tcMar>
              <w:top w:w="55" w:type="dxa"/>
              <w:left w:w="75" w:type="dxa"/>
              <w:bottom w:w="55" w:type="dxa"/>
              <w:right w:w="75" w:type="dxa"/>
            </w:tcMar>
            <w:vAlign w:val="center"/>
          </w:tcPr>
          <w:p w14:paraId="7CE4751F" w14:textId="77777777" w:rsidR="00A33F69" w:rsidRDefault="00000000">
            <w:pPr>
              <w:spacing w:after="20" w:line="264" w:lineRule="auto"/>
            </w:pPr>
            <w:r>
              <w:rPr>
                <w:sz w:val="20"/>
              </w:rPr>
              <w:t>PHP {Installment Amount} / {Installment Count}</w:t>
            </w:r>
          </w:p>
        </w:tc>
      </w:tr>
      <w:tr w:rsidR="00A33F69" w14:paraId="6FE9C8FE" w14:textId="77777777">
        <w:trPr>
          <w:cantSplit/>
          <w:jc w:val="center"/>
        </w:trPr>
        <w:tc>
          <w:tcPr>
            <w:tcW w:w="4860" w:type="dxa"/>
            <w:shd w:val="clear" w:color="auto" w:fill="F2F2F2"/>
            <w:tcMar>
              <w:top w:w="55" w:type="dxa"/>
              <w:left w:w="75" w:type="dxa"/>
              <w:bottom w:w="55" w:type="dxa"/>
              <w:right w:w="75" w:type="dxa"/>
            </w:tcMar>
            <w:vAlign w:val="center"/>
          </w:tcPr>
          <w:p w14:paraId="140E51AC" w14:textId="77777777" w:rsidR="00A33F69" w:rsidRDefault="00000000">
            <w:pPr>
              <w:spacing w:after="20" w:line="264" w:lineRule="auto"/>
            </w:pPr>
            <w:r>
              <w:rPr>
                <w:b/>
                <w:sz w:val="20"/>
              </w:rPr>
              <w:t>First Payment / Maturity</w:t>
            </w:r>
          </w:p>
        </w:tc>
        <w:tc>
          <w:tcPr>
            <w:tcW w:w="4860" w:type="dxa"/>
            <w:tcMar>
              <w:top w:w="55" w:type="dxa"/>
              <w:left w:w="75" w:type="dxa"/>
              <w:bottom w:w="55" w:type="dxa"/>
              <w:right w:w="75" w:type="dxa"/>
            </w:tcMar>
            <w:vAlign w:val="center"/>
          </w:tcPr>
          <w:p w14:paraId="045FF294" w14:textId="77777777" w:rsidR="00A33F69" w:rsidRDefault="00000000">
            <w:pPr>
              <w:spacing w:after="20" w:line="264" w:lineRule="auto"/>
            </w:pPr>
            <w:r>
              <w:rPr>
                <w:sz w:val="20"/>
              </w:rPr>
              <w:t>{First Payment Date} / {Contractual Maturity Date}</w:t>
            </w:r>
          </w:p>
        </w:tc>
      </w:tr>
      <w:tr w:rsidR="00A33F69" w14:paraId="35AF3DCE" w14:textId="77777777">
        <w:trPr>
          <w:cantSplit/>
          <w:jc w:val="center"/>
        </w:trPr>
        <w:tc>
          <w:tcPr>
            <w:tcW w:w="4860" w:type="dxa"/>
            <w:shd w:val="clear" w:color="auto" w:fill="F2F2F2"/>
            <w:tcMar>
              <w:top w:w="55" w:type="dxa"/>
              <w:left w:w="75" w:type="dxa"/>
              <w:bottom w:w="55" w:type="dxa"/>
              <w:right w:w="75" w:type="dxa"/>
            </w:tcMar>
            <w:vAlign w:val="center"/>
          </w:tcPr>
          <w:p w14:paraId="76D09F12" w14:textId="77777777" w:rsidR="00A33F69" w:rsidRDefault="00000000">
            <w:pPr>
              <w:spacing w:after="20" w:line="264" w:lineRule="auto"/>
            </w:pPr>
            <w:r>
              <w:rPr>
                <w:b/>
                <w:sz w:val="20"/>
              </w:rPr>
              <w:t>Total Amount Payable</w:t>
            </w:r>
          </w:p>
        </w:tc>
        <w:tc>
          <w:tcPr>
            <w:tcW w:w="4860" w:type="dxa"/>
            <w:tcMar>
              <w:top w:w="55" w:type="dxa"/>
              <w:left w:w="75" w:type="dxa"/>
              <w:bottom w:w="55" w:type="dxa"/>
              <w:right w:w="75" w:type="dxa"/>
            </w:tcMar>
            <w:vAlign w:val="center"/>
          </w:tcPr>
          <w:p w14:paraId="3C737DD6" w14:textId="77777777" w:rsidR="00A33F69" w:rsidRDefault="00000000">
            <w:pPr>
              <w:spacing w:after="20" w:line="264" w:lineRule="auto"/>
            </w:pPr>
            <w:r>
              <w:rPr>
                <w:sz w:val="20"/>
              </w:rPr>
              <w:t>PHP {Total Amount Payable under original contractual schedule}</w:t>
            </w:r>
          </w:p>
        </w:tc>
      </w:tr>
    </w:tbl>
    <w:p w14:paraId="1EE2D11E" w14:textId="522BFC15" w:rsidR="00A33F69" w:rsidRDefault="00000000">
      <w:pPr>
        <w:pStyle w:val="CompactLegal"/>
        <w:keepLines/>
        <w:spacing w:after="120" w:line="276" w:lineRule="auto"/>
      </w:pPr>
      <w:r>
        <w:rPr>
          <w:rFonts w:ascii="Arial" w:hAnsi="Arial"/>
          <w:sz w:val="21"/>
        </w:rPr>
        <w:t>The table below is the first-page summary layout. The complete</w:t>
      </w:r>
      <w:ins w:id="104" w:author="Julie Marie Gabutero" w:date="2026-09-17T20:12:00Z" w16du:dateUtc="2026-09-17T12:12:00Z">
        <w:r w:rsidR="00644C45">
          <w:rPr>
            <w:rFonts w:ascii="Arial" w:hAnsi="Arial"/>
            <w:sz w:val="21"/>
          </w:rPr>
          <w:t xml:space="preserve"> LENDER</w:t>
        </w:r>
      </w:ins>
      <w:del w:id="105" w:author="Julie Marie Gabutero" w:date="2026-09-17T20:12:00Z" w16du:dateUtc="2026-09-17T12:12:00Z">
        <w:r w:rsidDel="00644C45">
          <w:rPr>
            <w:rFonts w:ascii="Arial" w:hAnsi="Arial"/>
            <w:sz w:val="21"/>
          </w:rPr>
          <w:delText xml:space="preserve"> SPINA</w:delText>
        </w:r>
      </w:del>
      <w:r>
        <w:rPr>
          <w:rFonts w:ascii="Arial" w:hAnsi="Arial"/>
          <w:sz w:val="21"/>
        </w:rPr>
        <w:t>-generated Schedule of Payments, including every installment and all continuation pages, forms part of this Annex A and shares the same locked document/packet version. If there are more than seven installments, the remaining rows continue on the following generated pages.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576"/>
        <w:gridCol w:w="1238"/>
        <w:gridCol w:w="1411"/>
        <w:gridCol w:w="1296"/>
        <w:gridCol w:w="1555"/>
        <w:gridCol w:w="1483"/>
        <w:gridCol w:w="2160"/>
      </w:tblGrid>
      <w:tr w:rsidR="00A33F69" w14:paraId="2FAFE950" w14:textId="77777777">
        <w:trPr>
          <w:cantSplit/>
          <w:tblHeader/>
          <w:jc w:val="center"/>
        </w:trPr>
        <w:tc>
          <w:tcPr>
            <w:tcW w:w="576" w:type="dxa"/>
            <w:shd w:val="clear" w:color="auto" w:fill="F2F2F2"/>
            <w:tcMar>
              <w:top w:w="55" w:type="dxa"/>
              <w:left w:w="75" w:type="dxa"/>
              <w:bottom w:w="55" w:type="dxa"/>
              <w:right w:w="75" w:type="dxa"/>
            </w:tcMar>
          </w:tcPr>
          <w:p w14:paraId="7E7D3819" w14:textId="77777777" w:rsidR="00A33F69" w:rsidRDefault="00000000">
            <w:pPr>
              <w:spacing w:after="20" w:line="264" w:lineRule="auto"/>
              <w:jc w:val="center"/>
            </w:pPr>
            <w:r>
              <w:rPr>
                <w:b/>
                <w:sz w:val="16"/>
              </w:rPr>
              <w:t>No.</w:t>
            </w:r>
          </w:p>
        </w:tc>
        <w:tc>
          <w:tcPr>
            <w:tcW w:w="1238" w:type="dxa"/>
            <w:shd w:val="clear" w:color="auto" w:fill="F2F2F2"/>
            <w:tcMar>
              <w:top w:w="55" w:type="dxa"/>
              <w:left w:w="75" w:type="dxa"/>
              <w:bottom w:w="55" w:type="dxa"/>
              <w:right w:w="75" w:type="dxa"/>
            </w:tcMar>
          </w:tcPr>
          <w:p w14:paraId="24DE0CDF" w14:textId="77777777" w:rsidR="00A33F69" w:rsidRDefault="00000000">
            <w:pPr>
              <w:spacing w:after="20" w:line="264" w:lineRule="auto"/>
              <w:jc w:val="center"/>
            </w:pPr>
            <w:r>
              <w:rPr>
                <w:b/>
                <w:sz w:val="16"/>
              </w:rPr>
              <w:t>Due Date</w:t>
            </w:r>
          </w:p>
        </w:tc>
        <w:tc>
          <w:tcPr>
            <w:tcW w:w="1411" w:type="dxa"/>
            <w:shd w:val="clear" w:color="auto" w:fill="F2F2F2"/>
            <w:tcMar>
              <w:top w:w="55" w:type="dxa"/>
              <w:left w:w="75" w:type="dxa"/>
              <w:bottom w:w="55" w:type="dxa"/>
              <w:right w:w="75" w:type="dxa"/>
            </w:tcMar>
          </w:tcPr>
          <w:p w14:paraId="75A08F2A" w14:textId="77777777" w:rsidR="00A33F69" w:rsidRDefault="00000000">
            <w:pPr>
              <w:spacing w:after="20" w:line="264" w:lineRule="auto"/>
              <w:jc w:val="center"/>
            </w:pPr>
            <w:r>
              <w:rPr>
                <w:b/>
                <w:sz w:val="16"/>
              </w:rPr>
              <w:t>Principal</w:t>
            </w:r>
          </w:p>
        </w:tc>
        <w:tc>
          <w:tcPr>
            <w:tcW w:w="1296" w:type="dxa"/>
            <w:shd w:val="clear" w:color="auto" w:fill="F2F2F2"/>
            <w:tcMar>
              <w:top w:w="55" w:type="dxa"/>
              <w:left w:w="75" w:type="dxa"/>
              <w:bottom w:w="55" w:type="dxa"/>
              <w:right w:w="75" w:type="dxa"/>
            </w:tcMar>
          </w:tcPr>
          <w:p w14:paraId="2BA13B64" w14:textId="77777777" w:rsidR="00A33F69" w:rsidRDefault="00000000">
            <w:pPr>
              <w:spacing w:after="20" w:line="264" w:lineRule="auto"/>
              <w:jc w:val="center"/>
            </w:pPr>
            <w:r>
              <w:rPr>
                <w:b/>
                <w:sz w:val="16"/>
              </w:rPr>
              <w:t>Interest</w:t>
            </w:r>
          </w:p>
        </w:tc>
        <w:tc>
          <w:tcPr>
            <w:tcW w:w="1555" w:type="dxa"/>
            <w:shd w:val="clear" w:color="auto" w:fill="F2F2F2"/>
            <w:tcMar>
              <w:top w:w="55" w:type="dxa"/>
              <w:left w:w="75" w:type="dxa"/>
              <w:bottom w:w="55" w:type="dxa"/>
              <w:right w:w="75" w:type="dxa"/>
            </w:tcMar>
          </w:tcPr>
          <w:p w14:paraId="63702BFD" w14:textId="77777777" w:rsidR="00A33F69" w:rsidRDefault="00000000">
            <w:pPr>
              <w:spacing w:after="20" w:line="264" w:lineRule="auto"/>
              <w:jc w:val="center"/>
            </w:pPr>
            <w:r>
              <w:rPr>
                <w:b/>
                <w:sz w:val="16"/>
              </w:rPr>
              <w:t>Other Lawful Charges</w:t>
            </w:r>
          </w:p>
        </w:tc>
        <w:tc>
          <w:tcPr>
            <w:tcW w:w="1483" w:type="dxa"/>
            <w:shd w:val="clear" w:color="auto" w:fill="F2F2F2"/>
            <w:tcMar>
              <w:top w:w="55" w:type="dxa"/>
              <w:left w:w="75" w:type="dxa"/>
              <w:bottom w:w="55" w:type="dxa"/>
              <w:right w:w="75" w:type="dxa"/>
            </w:tcMar>
          </w:tcPr>
          <w:p w14:paraId="61547FBF" w14:textId="77777777" w:rsidR="00A33F69" w:rsidRDefault="00000000">
            <w:pPr>
              <w:spacing w:after="20" w:line="264" w:lineRule="auto"/>
              <w:jc w:val="center"/>
            </w:pPr>
            <w:r>
              <w:rPr>
                <w:b/>
                <w:sz w:val="16"/>
              </w:rPr>
              <w:t>Total Due</w:t>
            </w:r>
          </w:p>
        </w:tc>
        <w:tc>
          <w:tcPr>
            <w:tcW w:w="2160" w:type="dxa"/>
            <w:shd w:val="clear" w:color="auto" w:fill="F2F2F2"/>
            <w:tcMar>
              <w:top w:w="55" w:type="dxa"/>
              <w:left w:w="75" w:type="dxa"/>
              <w:bottom w:w="55" w:type="dxa"/>
              <w:right w:w="75" w:type="dxa"/>
            </w:tcMar>
          </w:tcPr>
          <w:p w14:paraId="01B59F60" w14:textId="77777777" w:rsidR="00A33F69" w:rsidRDefault="00000000">
            <w:pPr>
              <w:spacing w:after="20" w:line="264" w:lineRule="auto"/>
              <w:jc w:val="center"/>
            </w:pPr>
            <w:r>
              <w:rPr>
                <w:b/>
                <w:sz w:val="16"/>
              </w:rPr>
              <w:t>Scheduled Remaining Principal*</w:t>
            </w:r>
          </w:p>
        </w:tc>
      </w:tr>
      <w:tr w:rsidR="00A33F69" w14:paraId="2080E841" w14:textId="77777777">
        <w:trPr>
          <w:cantSplit/>
          <w:jc w:val="center"/>
        </w:trPr>
        <w:tc>
          <w:tcPr>
            <w:tcW w:w="576" w:type="dxa"/>
            <w:tcMar>
              <w:top w:w="55" w:type="dxa"/>
              <w:left w:w="75" w:type="dxa"/>
              <w:bottom w:w="55" w:type="dxa"/>
              <w:right w:w="75" w:type="dxa"/>
            </w:tcMar>
          </w:tcPr>
          <w:p w14:paraId="0A9667D4" w14:textId="77777777" w:rsidR="00A33F69" w:rsidRDefault="00000000">
            <w:pPr>
              <w:spacing w:after="20" w:line="264" w:lineRule="auto"/>
              <w:jc w:val="center"/>
            </w:pPr>
            <w:r>
              <w:rPr>
                <w:sz w:val="16"/>
              </w:rPr>
              <w:t>1</w:t>
            </w:r>
          </w:p>
        </w:tc>
        <w:tc>
          <w:tcPr>
            <w:tcW w:w="1238" w:type="dxa"/>
            <w:tcMar>
              <w:top w:w="55" w:type="dxa"/>
              <w:left w:w="75" w:type="dxa"/>
              <w:bottom w:w="55" w:type="dxa"/>
              <w:right w:w="75" w:type="dxa"/>
            </w:tcMar>
          </w:tcPr>
          <w:p w14:paraId="4719D841" w14:textId="77777777" w:rsidR="00A33F69" w:rsidRDefault="00000000">
            <w:pPr>
              <w:spacing w:after="20" w:line="264" w:lineRule="auto"/>
              <w:jc w:val="center"/>
            </w:pPr>
            <w:r>
              <w:rPr>
                <w:sz w:val="16"/>
              </w:rPr>
              <w:t>{Date}</w:t>
            </w:r>
          </w:p>
        </w:tc>
        <w:tc>
          <w:tcPr>
            <w:tcW w:w="1411" w:type="dxa"/>
            <w:tcMar>
              <w:top w:w="55" w:type="dxa"/>
              <w:left w:w="75" w:type="dxa"/>
              <w:bottom w:w="55" w:type="dxa"/>
              <w:right w:w="75" w:type="dxa"/>
            </w:tcMar>
          </w:tcPr>
          <w:p w14:paraId="4589FDD8" w14:textId="77777777" w:rsidR="00A33F69" w:rsidRDefault="00000000">
            <w:pPr>
              <w:spacing w:after="20" w:line="264" w:lineRule="auto"/>
              <w:jc w:val="center"/>
            </w:pPr>
            <w:r>
              <w:rPr>
                <w:sz w:val="16"/>
              </w:rPr>
              <w:t>PHP {Principal}</w:t>
            </w:r>
          </w:p>
        </w:tc>
        <w:tc>
          <w:tcPr>
            <w:tcW w:w="1296" w:type="dxa"/>
            <w:tcMar>
              <w:top w:w="55" w:type="dxa"/>
              <w:left w:w="75" w:type="dxa"/>
              <w:bottom w:w="55" w:type="dxa"/>
              <w:right w:w="75" w:type="dxa"/>
            </w:tcMar>
          </w:tcPr>
          <w:p w14:paraId="59DC2534" w14:textId="77777777" w:rsidR="00A33F69" w:rsidRDefault="00000000">
            <w:pPr>
              <w:spacing w:after="20" w:line="264" w:lineRule="auto"/>
              <w:jc w:val="center"/>
            </w:pPr>
            <w:r>
              <w:rPr>
                <w:sz w:val="16"/>
              </w:rPr>
              <w:t>PHP {Interest}</w:t>
            </w:r>
          </w:p>
        </w:tc>
        <w:tc>
          <w:tcPr>
            <w:tcW w:w="1555" w:type="dxa"/>
            <w:tcMar>
              <w:top w:w="55" w:type="dxa"/>
              <w:left w:w="75" w:type="dxa"/>
              <w:bottom w:w="55" w:type="dxa"/>
              <w:right w:w="75" w:type="dxa"/>
            </w:tcMar>
          </w:tcPr>
          <w:p w14:paraId="6D8C1EA5" w14:textId="77777777" w:rsidR="00A33F69" w:rsidRDefault="00000000">
            <w:pPr>
              <w:spacing w:after="20" w:line="264" w:lineRule="auto"/>
              <w:jc w:val="center"/>
            </w:pPr>
            <w:r>
              <w:rPr>
                <w:sz w:val="16"/>
              </w:rPr>
              <w:t>PHP {Charge/0.00}</w:t>
            </w:r>
          </w:p>
        </w:tc>
        <w:tc>
          <w:tcPr>
            <w:tcW w:w="1483" w:type="dxa"/>
            <w:tcMar>
              <w:top w:w="55" w:type="dxa"/>
              <w:left w:w="75" w:type="dxa"/>
              <w:bottom w:w="55" w:type="dxa"/>
              <w:right w:w="75" w:type="dxa"/>
            </w:tcMar>
          </w:tcPr>
          <w:p w14:paraId="33808937" w14:textId="77777777" w:rsidR="00A33F69" w:rsidRDefault="00000000">
            <w:pPr>
              <w:spacing w:after="20" w:line="264" w:lineRule="auto"/>
              <w:jc w:val="center"/>
            </w:pPr>
            <w:r>
              <w:rPr>
                <w:sz w:val="16"/>
              </w:rPr>
              <w:t>PHP {Total}</w:t>
            </w:r>
          </w:p>
        </w:tc>
        <w:tc>
          <w:tcPr>
            <w:tcW w:w="2160" w:type="dxa"/>
            <w:tcMar>
              <w:top w:w="55" w:type="dxa"/>
              <w:left w:w="75" w:type="dxa"/>
              <w:bottom w:w="55" w:type="dxa"/>
              <w:right w:w="75" w:type="dxa"/>
            </w:tcMar>
          </w:tcPr>
          <w:p w14:paraId="651CE4C3" w14:textId="77777777" w:rsidR="00A33F69" w:rsidRDefault="00000000">
            <w:pPr>
              <w:spacing w:after="20" w:line="264" w:lineRule="auto"/>
              <w:jc w:val="center"/>
            </w:pPr>
            <w:r>
              <w:rPr>
                <w:sz w:val="16"/>
              </w:rPr>
              <w:t>PHP {Scheduled Remaining Principal}</w:t>
            </w:r>
          </w:p>
        </w:tc>
      </w:tr>
      <w:tr w:rsidR="00A33F69" w14:paraId="65DB819B" w14:textId="77777777">
        <w:trPr>
          <w:cantSplit/>
          <w:jc w:val="center"/>
        </w:trPr>
        <w:tc>
          <w:tcPr>
            <w:tcW w:w="576" w:type="dxa"/>
            <w:tcMar>
              <w:top w:w="55" w:type="dxa"/>
              <w:left w:w="75" w:type="dxa"/>
              <w:bottom w:w="55" w:type="dxa"/>
              <w:right w:w="75" w:type="dxa"/>
            </w:tcMar>
          </w:tcPr>
          <w:p w14:paraId="0C5AD02C" w14:textId="77777777" w:rsidR="00A33F69" w:rsidRDefault="00000000">
            <w:pPr>
              <w:spacing w:after="20" w:line="264" w:lineRule="auto"/>
              <w:jc w:val="center"/>
            </w:pPr>
            <w:r>
              <w:rPr>
                <w:sz w:val="16"/>
              </w:rPr>
              <w:t>2</w:t>
            </w:r>
          </w:p>
        </w:tc>
        <w:tc>
          <w:tcPr>
            <w:tcW w:w="1238" w:type="dxa"/>
            <w:tcMar>
              <w:top w:w="55" w:type="dxa"/>
              <w:left w:w="75" w:type="dxa"/>
              <w:bottom w:w="55" w:type="dxa"/>
              <w:right w:w="75" w:type="dxa"/>
            </w:tcMar>
          </w:tcPr>
          <w:p w14:paraId="12F0D133" w14:textId="77777777" w:rsidR="00A33F69" w:rsidRDefault="00000000">
            <w:pPr>
              <w:spacing w:after="20" w:line="264" w:lineRule="auto"/>
              <w:jc w:val="center"/>
            </w:pPr>
            <w:r>
              <w:rPr>
                <w:sz w:val="16"/>
              </w:rPr>
              <w:t>{Date}</w:t>
            </w:r>
          </w:p>
        </w:tc>
        <w:tc>
          <w:tcPr>
            <w:tcW w:w="1411" w:type="dxa"/>
            <w:tcMar>
              <w:top w:w="55" w:type="dxa"/>
              <w:left w:w="75" w:type="dxa"/>
              <w:bottom w:w="55" w:type="dxa"/>
              <w:right w:w="75" w:type="dxa"/>
            </w:tcMar>
          </w:tcPr>
          <w:p w14:paraId="3B964142" w14:textId="77777777" w:rsidR="00A33F69" w:rsidRDefault="00000000">
            <w:pPr>
              <w:spacing w:after="20" w:line="264" w:lineRule="auto"/>
              <w:jc w:val="center"/>
            </w:pPr>
            <w:r>
              <w:rPr>
                <w:sz w:val="16"/>
              </w:rPr>
              <w:t>PHP {Principal}</w:t>
            </w:r>
          </w:p>
        </w:tc>
        <w:tc>
          <w:tcPr>
            <w:tcW w:w="1296" w:type="dxa"/>
            <w:tcMar>
              <w:top w:w="55" w:type="dxa"/>
              <w:left w:w="75" w:type="dxa"/>
              <w:bottom w:w="55" w:type="dxa"/>
              <w:right w:w="75" w:type="dxa"/>
            </w:tcMar>
          </w:tcPr>
          <w:p w14:paraId="0E524F81" w14:textId="77777777" w:rsidR="00A33F69" w:rsidRDefault="00000000">
            <w:pPr>
              <w:spacing w:after="20" w:line="264" w:lineRule="auto"/>
              <w:jc w:val="center"/>
            </w:pPr>
            <w:r>
              <w:rPr>
                <w:sz w:val="16"/>
              </w:rPr>
              <w:t>PHP {Interest}</w:t>
            </w:r>
          </w:p>
        </w:tc>
        <w:tc>
          <w:tcPr>
            <w:tcW w:w="1555" w:type="dxa"/>
            <w:tcMar>
              <w:top w:w="55" w:type="dxa"/>
              <w:left w:w="75" w:type="dxa"/>
              <w:bottom w:w="55" w:type="dxa"/>
              <w:right w:w="75" w:type="dxa"/>
            </w:tcMar>
          </w:tcPr>
          <w:p w14:paraId="06C0C921" w14:textId="77777777" w:rsidR="00A33F69" w:rsidRDefault="00000000">
            <w:pPr>
              <w:spacing w:after="20" w:line="264" w:lineRule="auto"/>
              <w:jc w:val="center"/>
            </w:pPr>
            <w:r>
              <w:rPr>
                <w:sz w:val="16"/>
              </w:rPr>
              <w:t>PHP {Charge/0.00}</w:t>
            </w:r>
          </w:p>
        </w:tc>
        <w:tc>
          <w:tcPr>
            <w:tcW w:w="1483" w:type="dxa"/>
            <w:tcMar>
              <w:top w:w="55" w:type="dxa"/>
              <w:left w:w="75" w:type="dxa"/>
              <w:bottom w:w="55" w:type="dxa"/>
              <w:right w:w="75" w:type="dxa"/>
            </w:tcMar>
          </w:tcPr>
          <w:p w14:paraId="2CF0B27C" w14:textId="77777777" w:rsidR="00A33F69" w:rsidRDefault="00000000">
            <w:pPr>
              <w:spacing w:after="20" w:line="264" w:lineRule="auto"/>
              <w:jc w:val="center"/>
            </w:pPr>
            <w:r>
              <w:rPr>
                <w:sz w:val="16"/>
              </w:rPr>
              <w:t>PHP {Total}</w:t>
            </w:r>
          </w:p>
        </w:tc>
        <w:tc>
          <w:tcPr>
            <w:tcW w:w="2160" w:type="dxa"/>
            <w:tcMar>
              <w:top w:w="55" w:type="dxa"/>
              <w:left w:w="75" w:type="dxa"/>
              <w:bottom w:w="55" w:type="dxa"/>
              <w:right w:w="75" w:type="dxa"/>
            </w:tcMar>
          </w:tcPr>
          <w:p w14:paraId="28FBFB11" w14:textId="77777777" w:rsidR="00A33F69" w:rsidRDefault="00000000">
            <w:pPr>
              <w:spacing w:after="20" w:line="264" w:lineRule="auto"/>
              <w:jc w:val="center"/>
            </w:pPr>
            <w:r>
              <w:rPr>
                <w:sz w:val="16"/>
              </w:rPr>
              <w:t>PHP {Scheduled Remaining Principal}</w:t>
            </w:r>
          </w:p>
        </w:tc>
      </w:tr>
      <w:tr w:rsidR="00A33F69" w14:paraId="558FA810" w14:textId="77777777">
        <w:trPr>
          <w:cantSplit/>
          <w:jc w:val="center"/>
        </w:trPr>
        <w:tc>
          <w:tcPr>
            <w:tcW w:w="576" w:type="dxa"/>
            <w:tcMar>
              <w:top w:w="55" w:type="dxa"/>
              <w:left w:w="75" w:type="dxa"/>
              <w:bottom w:w="55" w:type="dxa"/>
              <w:right w:w="75" w:type="dxa"/>
            </w:tcMar>
          </w:tcPr>
          <w:p w14:paraId="31080D9F" w14:textId="77777777" w:rsidR="00A33F69" w:rsidRDefault="00000000">
            <w:pPr>
              <w:spacing w:after="20" w:line="264" w:lineRule="auto"/>
              <w:jc w:val="center"/>
            </w:pPr>
            <w:r>
              <w:rPr>
                <w:sz w:val="16"/>
              </w:rPr>
              <w:t>3</w:t>
            </w:r>
          </w:p>
        </w:tc>
        <w:tc>
          <w:tcPr>
            <w:tcW w:w="1238" w:type="dxa"/>
            <w:tcMar>
              <w:top w:w="55" w:type="dxa"/>
              <w:left w:w="75" w:type="dxa"/>
              <w:bottom w:w="55" w:type="dxa"/>
              <w:right w:w="75" w:type="dxa"/>
            </w:tcMar>
          </w:tcPr>
          <w:p w14:paraId="1CFF5F56" w14:textId="77777777" w:rsidR="00A33F69" w:rsidRDefault="00000000">
            <w:pPr>
              <w:spacing w:after="20" w:line="264" w:lineRule="auto"/>
              <w:jc w:val="center"/>
            </w:pPr>
            <w:r>
              <w:rPr>
                <w:sz w:val="16"/>
              </w:rPr>
              <w:t>{Date}</w:t>
            </w:r>
          </w:p>
        </w:tc>
        <w:tc>
          <w:tcPr>
            <w:tcW w:w="1411" w:type="dxa"/>
            <w:tcMar>
              <w:top w:w="55" w:type="dxa"/>
              <w:left w:w="75" w:type="dxa"/>
              <w:bottom w:w="55" w:type="dxa"/>
              <w:right w:w="75" w:type="dxa"/>
            </w:tcMar>
          </w:tcPr>
          <w:p w14:paraId="0BF9202A" w14:textId="77777777" w:rsidR="00A33F69" w:rsidRDefault="00000000">
            <w:pPr>
              <w:spacing w:after="20" w:line="264" w:lineRule="auto"/>
              <w:jc w:val="center"/>
            </w:pPr>
            <w:r>
              <w:rPr>
                <w:sz w:val="16"/>
              </w:rPr>
              <w:t>PHP {Principal}</w:t>
            </w:r>
          </w:p>
        </w:tc>
        <w:tc>
          <w:tcPr>
            <w:tcW w:w="1296" w:type="dxa"/>
            <w:tcMar>
              <w:top w:w="55" w:type="dxa"/>
              <w:left w:w="75" w:type="dxa"/>
              <w:bottom w:w="55" w:type="dxa"/>
              <w:right w:w="75" w:type="dxa"/>
            </w:tcMar>
          </w:tcPr>
          <w:p w14:paraId="6F53AE64" w14:textId="77777777" w:rsidR="00A33F69" w:rsidRDefault="00000000">
            <w:pPr>
              <w:spacing w:after="20" w:line="264" w:lineRule="auto"/>
              <w:jc w:val="center"/>
            </w:pPr>
            <w:r>
              <w:rPr>
                <w:sz w:val="16"/>
              </w:rPr>
              <w:t>PHP {Interest}</w:t>
            </w:r>
          </w:p>
        </w:tc>
        <w:tc>
          <w:tcPr>
            <w:tcW w:w="1555" w:type="dxa"/>
            <w:tcMar>
              <w:top w:w="55" w:type="dxa"/>
              <w:left w:w="75" w:type="dxa"/>
              <w:bottom w:w="55" w:type="dxa"/>
              <w:right w:w="75" w:type="dxa"/>
            </w:tcMar>
          </w:tcPr>
          <w:p w14:paraId="785628F0" w14:textId="77777777" w:rsidR="00A33F69" w:rsidRDefault="00000000">
            <w:pPr>
              <w:spacing w:after="20" w:line="264" w:lineRule="auto"/>
              <w:jc w:val="center"/>
            </w:pPr>
            <w:r>
              <w:rPr>
                <w:sz w:val="16"/>
              </w:rPr>
              <w:t>PHP {Charge/0.00}</w:t>
            </w:r>
          </w:p>
        </w:tc>
        <w:tc>
          <w:tcPr>
            <w:tcW w:w="1483" w:type="dxa"/>
            <w:tcMar>
              <w:top w:w="55" w:type="dxa"/>
              <w:left w:w="75" w:type="dxa"/>
              <w:bottom w:w="55" w:type="dxa"/>
              <w:right w:w="75" w:type="dxa"/>
            </w:tcMar>
          </w:tcPr>
          <w:p w14:paraId="1C6D6DB6" w14:textId="77777777" w:rsidR="00A33F69" w:rsidRDefault="00000000">
            <w:pPr>
              <w:spacing w:after="20" w:line="264" w:lineRule="auto"/>
              <w:jc w:val="center"/>
            </w:pPr>
            <w:r>
              <w:rPr>
                <w:sz w:val="16"/>
              </w:rPr>
              <w:t>PHP {Total}</w:t>
            </w:r>
          </w:p>
        </w:tc>
        <w:tc>
          <w:tcPr>
            <w:tcW w:w="2160" w:type="dxa"/>
            <w:tcMar>
              <w:top w:w="55" w:type="dxa"/>
              <w:left w:w="75" w:type="dxa"/>
              <w:bottom w:w="55" w:type="dxa"/>
              <w:right w:w="75" w:type="dxa"/>
            </w:tcMar>
          </w:tcPr>
          <w:p w14:paraId="2D168F99" w14:textId="77777777" w:rsidR="00A33F69" w:rsidRDefault="00000000">
            <w:pPr>
              <w:spacing w:after="20" w:line="264" w:lineRule="auto"/>
              <w:jc w:val="center"/>
            </w:pPr>
            <w:r>
              <w:rPr>
                <w:sz w:val="16"/>
              </w:rPr>
              <w:t>PHP {Scheduled Remaining Principal}</w:t>
            </w:r>
          </w:p>
        </w:tc>
      </w:tr>
      <w:tr w:rsidR="00A33F69" w14:paraId="08435C09" w14:textId="77777777">
        <w:trPr>
          <w:cantSplit/>
          <w:jc w:val="center"/>
        </w:trPr>
        <w:tc>
          <w:tcPr>
            <w:tcW w:w="576" w:type="dxa"/>
            <w:tcMar>
              <w:top w:w="55" w:type="dxa"/>
              <w:left w:w="75" w:type="dxa"/>
              <w:bottom w:w="55" w:type="dxa"/>
              <w:right w:w="75" w:type="dxa"/>
            </w:tcMar>
          </w:tcPr>
          <w:p w14:paraId="032F5298" w14:textId="77777777" w:rsidR="00A33F69" w:rsidRDefault="00000000">
            <w:pPr>
              <w:spacing w:after="20" w:line="264" w:lineRule="auto"/>
              <w:jc w:val="center"/>
            </w:pPr>
            <w:r>
              <w:rPr>
                <w:sz w:val="16"/>
              </w:rPr>
              <w:t>4</w:t>
            </w:r>
          </w:p>
        </w:tc>
        <w:tc>
          <w:tcPr>
            <w:tcW w:w="1238" w:type="dxa"/>
            <w:tcMar>
              <w:top w:w="55" w:type="dxa"/>
              <w:left w:w="75" w:type="dxa"/>
              <w:bottom w:w="55" w:type="dxa"/>
              <w:right w:w="75" w:type="dxa"/>
            </w:tcMar>
          </w:tcPr>
          <w:p w14:paraId="49805075" w14:textId="77777777" w:rsidR="00A33F69" w:rsidRDefault="00000000">
            <w:pPr>
              <w:spacing w:after="20" w:line="264" w:lineRule="auto"/>
              <w:jc w:val="center"/>
            </w:pPr>
            <w:r>
              <w:rPr>
                <w:sz w:val="16"/>
              </w:rPr>
              <w:t>{Date}</w:t>
            </w:r>
          </w:p>
        </w:tc>
        <w:tc>
          <w:tcPr>
            <w:tcW w:w="1411" w:type="dxa"/>
            <w:tcMar>
              <w:top w:w="55" w:type="dxa"/>
              <w:left w:w="75" w:type="dxa"/>
              <w:bottom w:w="55" w:type="dxa"/>
              <w:right w:w="75" w:type="dxa"/>
            </w:tcMar>
          </w:tcPr>
          <w:p w14:paraId="5A9B7E08" w14:textId="77777777" w:rsidR="00A33F69" w:rsidRDefault="00000000">
            <w:pPr>
              <w:spacing w:after="20" w:line="264" w:lineRule="auto"/>
              <w:jc w:val="center"/>
            </w:pPr>
            <w:r>
              <w:rPr>
                <w:sz w:val="16"/>
              </w:rPr>
              <w:t>PHP {Principal}</w:t>
            </w:r>
          </w:p>
        </w:tc>
        <w:tc>
          <w:tcPr>
            <w:tcW w:w="1296" w:type="dxa"/>
            <w:tcMar>
              <w:top w:w="55" w:type="dxa"/>
              <w:left w:w="75" w:type="dxa"/>
              <w:bottom w:w="55" w:type="dxa"/>
              <w:right w:w="75" w:type="dxa"/>
            </w:tcMar>
          </w:tcPr>
          <w:p w14:paraId="1A3EEE79" w14:textId="77777777" w:rsidR="00A33F69" w:rsidRDefault="00000000">
            <w:pPr>
              <w:spacing w:after="20" w:line="264" w:lineRule="auto"/>
              <w:jc w:val="center"/>
            </w:pPr>
            <w:r>
              <w:rPr>
                <w:sz w:val="16"/>
              </w:rPr>
              <w:t>PHP {Interest}</w:t>
            </w:r>
          </w:p>
        </w:tc>
        <w:tc>
          <w:tcPr>
            <w:tcW w:w="1555" w:type="dxa"/>
            <w:tcMar>
              <w:top w:w="55" w:type="dxa"/>
              <w:left w:w="75" w:type="dxa"/>
              <w:bottom w:w="55" w:type="dxa"/>
              <w:right w:w="75" w:type="dxa"/>
            </w:tcMar>
          </w:tcPr>
          <w:p w14:paraId="7B4F4B34" w14:textId="77777777" w:rsidR="00A33F69" w:rsidRDefault="00000000">
            <w:pPr>
              <w:spacing w:after="20" w:line="264" w:lineRule="auto"/>
              <w:jc w:val="center"/>
            </w:pPr>
            <w:r>
              <w:rPr>
                <w:sz w:val="16"/>
              </w:rPr>
              <w:t>PHP {Charge/0.00}</w:t>
            </w:r>
          </w:p>
        </w:tc>
        <w:tc>
          <w:tcPr>
            <w:tcW w:w="1483" w:type="dxa"/>
            <w:tcMar>
              <w:top w:w="55" w:type="dxa"/>
              <w:left w:w="75" w:type="dxa"/>
              <w:bottom w:w="55" w:type="dxa"/>
              <w:right w:w="75" w:type="dxa"/>
            </w:tcMar>
          </w:tcPr>
          <w:p w14:paraId="2C051363" w14:textId="77777777" w:rsidR="00A33F69" w:rsidRDefault="00000000">
            <w:pPr>
              <w:spacing w:after="20" w:line="264" w:lineRule="auto"/>
              <w:jc w:val="center"/>
            </w:pPr>
            <w:r>
              <w:rPr>
                <w:sz w:val="16"/>
              </w:rPr>
              <w:t>PHP {Total}</w:t>
            </w:r>
          </w:p>
        </w:tc>
        <w:tc>
          <w:tcPr>
            <w:tcW w:w="2160" w:type="dxa"/>
            <w:tcMar>
              <w:top w:w="55" w:type="dxa"/>
              <w:left w:w="75" w:type="dxa"/>
              <w:bottom w:w="55" w:type="dxa"/>
              <w:right w:w="75" w:type="dxa"/>
            </w:tcMar>
          </w:tcPr>
          <w:p w14:paraId="59C57C6E" w14:textId="77777777" w:rsidR="00A33F69" w:rsidRDefault="00000000">
            <w:pPr>
              <w:spacing w:after="20" w:line="264" w:lineRule="auto"/>
              <w:jc w:val="center"/>
            </w:pPr>
            <w:r>
              <w:rPr>
                <w:sz w:val="16"/>
              </w:rPr>
              <w:t>PHP {Scheduled Remaining Principal}</w:t>
            </w:r>
          </w:p>
        </w:tc>
      </w:tr>
      <w:tr w:rsidR="00A33F69" w14:paraId="7A441FEA" w14:textId="77777777">
        <w:trPr>
          <w:cantSplit/>
          <w:jc w:val="center"/>
        </w:trPr>
        <w:tc>
          <w:tcPr>
            <w:tcW w:w="576" w:type="dxa"/>
            <w:tcMar>
              <w:top w:w="55" w:type="dxa"/>
              <w:left w:w="75" w:type="dxa"/>
              <w:bottom w:w="55" w:type="dxa"/>
              <w:right w:w="75" w:type="dxa"/>
            </w:tcMar>
          </w:tcPr>
          <w:p w14:paraId="1B2E711B" w14:textId="77777777" w:rsidR="00A33F69" w:rsidRDefault="00000000">
            <w:pPr>
              <w:spacing w:after="20" w:line="264" w:lineRule="auto"/>
              <w:jc w:val="center"/>
            </w:pPr>
            <w:r>
              <w:rPr>
                <w:sz w:val="16"/>
              </w:rPr>
              <w:t>5</w:t>
            </w:r>
          </w:p>
        </w:tc>
        <w:tc>
          <w:tcPr>
            <w:tcW w:w="1238" w:type="dxa"/>
            <w:tcMar>
              <w:top w:w="55" w:type="dxa"/>
              <w:left w:w="75" w:type="dxa"/>
              <w:bottom w:w="55" w:type="dxa"/>
              <w:right w:w="75" w:type="dxa"/>
            </w:tcMar>
          </w:tcPr>
          <w:p w14:paraId="5FB5D640" w14:textId="77777777" w:rsidR="00A33F69" w:rsidRDefault="00000000">
            <w:pPr>
              <w:spacing w:after="20" w:line="264" w:lineRule="auto"/>
              <w:jc w:val="center"/>
            </w:pPr>
            <w:r>
              <w:rPr>
                <w:sz w:val="16"/>
              </w:rPr>
              <w:t>{Date}</w:t>
            </w:r>
          </w:p>
        </w:tc>
        <w:tc>
          <w:tcPr>
            <w:tcW w:w="1411" w:type="dxa"/>
            <w:tcMar>
              <w:top w:w="55" w:type="dxa"/>
              <w:left w:w="75" w:type="dxa"/>
              <w:bottom w:w="55" w:type="dxa"/>
              <w:right w:w="75" w:type="dxa"/>
            </w:tcMar>
          </w:tcPr>
          <w:p w14:paraId="5DE92CFD" w14:textId="77777777" w:rsidR="00A33F69" w:rsidRDefault="00000000">
            <w:pPr>
              <w:spacing w:after="20" w:line="264" w:lineRule="auto"/>
              <w:jc w:val="center"/>
            </w:pPr>
            <w:r>
              <w:rPr>
                <w:sz w:val="16"/>
              </w:rPr>
              <w:t>PHP {Principal}</w:t>
            </w:r>
          </w:p>
        </w:tc>
        <w:tc>
          <w:tcPr>
            <w:tcW w:w="1296" w:type="dxa"/>
            <w:tcMar>
              <w:top w:w="55" w:type="dxa"/>
              <w:left w:w="75" w:type="dxa"/>
              <w:bottom w:w="55" w:type="dxa"/>
              <w:right w:w="75" w:type="dxa"/>
            </w:tcMar>
          </w:tcPr>
          <w:p w14:paraId="556FDAA6" w14:textId="77777777" w:rsidR="00A33F69" w:rsidRDefault="00000000">
            <w:pPr>
              <w:spacing w:after="20" w:line="264" w:lineRule="auto"/>
              <w:jc w:val="center"/>
            </w:pPr>
            <w:r>
              <w:rPr>
                <w:sz w:val="16"/>
              </w:rPr>
              <w:t>PHP {Interest}</w:t>
            </w:r>
          </w:p>
        </w:tc>
        <w:tc>
          <w:tcPr>
            <w:tcW w:w="1555" w:type="dxa"/>
            <w:tcMar>
              <w:top w:w="55" w:type="dxa"/>
              <w:left w:w="75" w:type="dxa"/>
              <w:bottom w:w="55" w:type="dxa"/>
              <w:right w:w="75" w:type="dxa"/>
            </w:tcMar>
          </w:tcPr>
          <w:p w14:paraId="3F23EBFF" w14:textId="77777777" w:rsidR="00A33F69" w:rsidRDefault="00000000">
            <w:pPr>
              <w:spacing w:after="20" w:line="264" w:lineRule="auto"/>
              <w:jc w:val="center"/>
            </w:pPr>
            <w:r>
              <w:rPr>
                <w:sz w:val="16"/>
              </w:rPr>
              <w:t>PHP {Charge/0.00}</w:t>
            </w:r>
          </w:p>
        </w:tc>
        <w:tc>
          <w:tcPr>
            <w:tcW w:w="1483" w:type="dxa"/>
            <w:tcMar>
              <w:top w:w="55" w:type="dxa"/>
              <w:left w:w="75" w:type="dxa"/>
              <w:bottom w:w="55" w:type="dxa"/>
              <w:right w:w="75" w:type="dxa"/>
            </w:tcMar>
          </w:tcPr>
          <w:p w14:paraId="6021595F" w14:textId="77777777" w:rsidR="00A33F69" w:rsidRDefault="00000000">
            <w:pPr>
              <w:spacing w:after="20" w:line="264" w:lineRule="auto"/>
              <w:jc w:val="center"/>
            </w:pPr>
            <w:r>
              <w:rPr>
                <w:sz w:val="16"/>
              </w:rPr>
              <w:t>PHP {Total}</w:t>
            </w:r>
          </w:p>
        </w:tc>
        <w:tc>
          <w:tcPr>
            <w:tcW w:w="2160" w:type="dxa"/>
            <w:tcMar>
              <w:top w:w="55" w:type="dxa"/>
              <w:left w:w="75" w:type="dxa"/>
              <w:bottom w:w="55" w:type="dxa"/>
              <w:right w:w="75" w:type="dxa"/>
            </w:tcMar>
          </w:tcPr>
          <w:p w14:paraId="7A6E7324" w14:textId="77777777" w:rsidR="00A33F69" w:rsidRDefault="00000000">
            <w:pPr>
              <w:spacing w:after="20" w:line="264" w:lineRule="auto"/>
              <w:jc w:val="center"/>
            </w:pPr>
            <w:r>
              <w:rPr>
                <w:sz w:val="16"/>
              </w:rPr>
              <w:t>PHP {Scheduled Remaining Principal}</w:t>
            </w:r>
          </w:p>
        </w:tc>
      </w:tr>
      <w:tr w:rsidR="00A33F69" w14:paraId="52A35B10" w14:textId="77777777">
        <w:trPr>
          <w:cantSplit/>
          <w:jc w:val="center"/>
        </w:trPr>
        <w:tc>
          <w:tcPr>
            <w:tcW w:w="576" w:type="dxa"/>
            <w:tcMar>
              <w:top w:w="55" w:type="dxa"/>
              <w:left w:w="75" w:type="dxa"/>
              <w:bottom w:w="55" w:type="dxa"/>
              <w:right w:w="75" w:type="dxa"/>
            </w:tcMar>
          </w:tcPr>
          <w:p w14:paraId="22894D52" w14:textId="77777777" w:rsidR="00A33F69" w:rsidRDefault="00000000">
            <w:pPr>
              <w:spacing w:after="20" w:line="264" w:lineRule="auto"/>
              <w:jc w:val="center"/>
            </w:pPr>
            <w:r>
              <w:rPr>
                <w:sz w:val="16"/>
              </w:rPr>
              <w:t>6</w:t>
            </w:r>
          </w:p>
        </w:tc>
        <w:tc>
          <w:tcPr>
            <w:tcW w:w="1238" w:type="dxa"/>
            <w:tcMar>
              <w:top w:w="55" w:type="dxa"/>
              <w:left w:w="75" w:type="dxa"/>
              <w:bottom w:w="55" w:type="dxa"/>
              <w:right w:w="75" w:type="dxa"/>
            </w:tcMar>
          </w:tcPr>
          <w:p w14:paraId="0867F944" w14:textId="77777777" w:rsidR="00A33F69" w:rsidRDefault="00000000">
            <w:pPr>
              <w:spacing w:after="20" w:line="264" w:lineRule="auto"/>
              <w:jc w:val="center"/>
            </w:pPr>
            <w:r>
              <w:rPr>
                <w:sz w:val="16"/>
              </w:rPr>
              <w:t>{Date}</w:t>
            </w:r>
          </w:p>
        </w:tc>
        <w:tc>
          <w:tcPr>
            <w:tcW w:w="1411" w:type="dxa"/>
            <w:tcMar>
              <w:top w:w="55" w:type="dxa"/>
              <w:left w:w="75" w:type="dxa"/>
              <w:bottom w:w="55" w:type="dxa"/>
              <w:right w:w="75" w:type="dxa"/>
            </w:tcMar>
          </w:tcPr>
          <w:p w14:paraId="17D25B34" w14:textId="77777777" w:rsidR="00A33F69" w:rsidRDefault="00000000">
            <w:pPr>
              <w:spacing w:after="20" w:line="264" w:lineRule="auto"/>
              <w:jc w:val="center"/>
            </w:pPr>
            <w:r>
              <w:rPr>
                <w:sz w:val="16"/>
              </w:rPr>
              <w:t>PHP {Principal}</w:t>
            </w:r>
          </w:p>
        </w:tc>
        <w:tc>
          <w:tcPr>
            <w:tcW w:w="1296" w:type="dxa"/>
            <w:tcMar>
              <w:top w:w="55" w:type="dxa"/>
              <w:left w:w="75" w:type="dxa"/>
              <w:bottom w:w="55" w:type="dxa"/>
              <w:right w:w="75" w:type="dxa"/>
            </w:tcMar>
          </w:tcPr>
          <w:p w14:paraId="7C01A7E3" w14:textId="77777777" w:rsidR="00A33F69" w:rsidRDefault="00000000">
            <w:pPr>
              <w:spacing w:after="20" w:line="264" w:lineRule="auto"/>
              <w:jc w:val="center"/>
            </w:pPr>
            <w:r>
              <w:rPr>
                <w:sz w:val="16"/>
              </w:rPr>
              <w:t>PHP {Interest}</w:t>
            </w:r>
          </w:p>
        </w:tc>
        <w:tc>
          <w:tcPr>
            <w:tcW w:w="1555" w:type="dxa"/>
            <w:tcMar>
              <w:top w:w="55" w:type="dxa"/>
              <w:left w:w="75" w:type="dxa"/>
              <w:bottom w:w="55" w:type="dxa"/>
              <w:right w:w="75" w:type="dxa"/>
            </w:tcMar>
          </w:tcPr>
          <w:p w14:paraId="6692B309" w14:textId="77777777" w:rsidR="00A33F69" w:rsidRDefault="00000000">
            <w:pPr>
              <w:spacing w:after="20" w:line="264" w:lineRule="auto"/>
              <w:jc w:val="center"/>
            </w:pPr>
            <w:r>
              <w:rPr>
                <w:sz w:val="16"/>
              </w:rPr>
              <w:t>PHP {Charge/0.00}</w:t>
            </w:r>
          </w:p>
        </w:tc>
        <w:tc>
          <w:tcPr>
            <w:tcW w:w="1483" w:type="dxa"/>
            <w:tcMar>
              <w:top w:w="55" w:type="dxa"/>
              <w:left w:w="75" w:type="dxa"/>
              <w:bottom w:w="55" w:type="dxa"/>
              <w:right w:w="75" w:type="dxa"/>
            </w:tcMar>
          </w:tcPr>
          <w:p w14:paraId="24EB5EFA" w14:textId="77777777" w:rsidR="00A33F69" w:rsidRDefault="00000000">
            <w:pPr>
              <w:spacing w:after="20" w:line="264" w:lineRule="auto"/>
              <w:jc w:val="center"/>
            </w:pPr>
            <w:r>
              <w:rPr>
                <w:sz w:val="16"/>
              </w:rPr>
              <w:t>PHP {Total}</w:t>
            </w:r>
          </w:p>
        </w:tc>
        <w:tc>
          <w:tcPr>
            <w:tcW w:w="2160" w:type="dxa"/>
            <w:tcMar>
              <w:top w:w="55" w:type="dxa"/>
              <w:left w:w="75" w:type="dxa"/>
              <w:bottom w:w="55" w:type="dxa"/>
              <w:right w:w="75" w:type="dxa"/>
            </w:tcMar>
          </w:tcPr>
          <w:p w14:paraId="74A75636" w14:textId="77777777" w:rsidR="00A33F69" w:rsidRDefault="00000000">
            <w:pPr>
              <w:spacing w:after="20" w:line="264" w:lineRule="auto"/>
              <w:jc w:val="center"/>
            </w:pPr>
            <w:r>
              <w:rPr>
                <w:sz w:val="16"/>
              </w:rPr>
              <w:t>PHP {Scheduled Remaining Principal}</w:t>
            </w:r>
          </w:p>
        </w:tc>
      </w:tr>
      <w:tr w:rsidR="00A33F69" w14:paraId="64847A8F" w14:textId="77777777">
        <w:trPr>
          <w:cantSplit/>
          <w:jc w:val="center"/>
        </w:trPr>
        <w:tc>
          <w:tcPr>
            <w:tcW w:w="576" w:type="dxa"/>
            <w:tcMar>
              <w:top w:w="55" w:type="dxa"/>
              <w:left w:w="75" w:type="dxa"/>
              <w:bottom w:w="55" w:type="dxa"/>
              <w:right w:w="75" w:type="dxa"/>
            </w:tcMar>
          </w:tcPr>
          <w:p w14:paraId="5FE961FB" w14:textId="77777777" w:rsidR="00A33F69" w:rsidRDefault="00000000">
            <w:pPr>
              <w:spacing w:after="20" w:line="264" w:lineRule="auto"/>
              <w:jc w:val="center"/>
            </w:pPr>
            <w:r>
              <w:rPr>
                <w:sz w:val="16"/>
              </w:rPr>
              <w:t>7</w:t>
            </w:r>
          </w:p>
        </w:tc>
        <w:tc>
          <w:tcPr>
            <w:tcW w:w="1238" w:type="dxa"/>
            <w:tcMar>
              <w:top w:w="55" w:type="dxa"/>
              <w:left w:w="75" w:type="dxa"/>
              <w:bottom w:w="55" w:type="dxa"/>
              <w:right w:w="75" w:type="dxa"/>
            </w:tcMar>
          </w:tcPr>
          <w:p w14:paraId="1760CCFA" w14:textId="77777777" w:rsidR="00A33F69" w:rsidRDefault="00000000">
            <w:pPr>
              <w:spacing w:after="20" w:line="264" w:lineRule="auto"/>
              <w:jc w:val="center"/>
            </w:pPr>
            <w:r>
              <w:rPr>
                <w:sz w:val="16"/>
              </w:rPr>
              <w:t>{Date}</w:t>
            </w:r>
          </w:p>
        </w:tc>
        <w:tc>
          <w:tcPr>
            <w:tcW w:w="1411" w:type="dxa"/>
            <w:tcMar>
              <w:top w:w="55" w:type="dxa"/>
              <w:left w:w="75" w:type="dxa"/>
              <w:bottom w:w="55" w:type="dxa"/>
              <w:right w:w="75" w:type="dxa"/>
            </w:tcMar>
          </w:tcPr>
          <w:p w14:paraId="77A450C8" w14:textId="77777777" w:rsidR="00A33F69" w:rsidRDefault="00000000">
            <w:pPr>
              <w:spacing w:after="20" w:line="264" w:lineRule="auto"/>
              <w:jc w:val="center"/>
            </w:pPr>
            <w:r>
              <w:rPr>
                <w:sz w:val="16"/>
              </w:rPr>
              <w:t>PHP {Principal}</w:t>
            </w:r>
          </w:p>
        </w:tc>
        <w:tc>
          <w:tcPr>
            <w:tcW w:w="1296" w:type="dxa"/>
            <w:tcMar>
              <w:top w:w="55" w:type="dxa"/>
              <w:left w:w="75" w:type="dxa"/>
              <w:bottom w:w="55" w:type="dxa"/>
              <w:right w:w="75" w:type="dxa"/>
            </w:tcMar>
          </w:tcPr>
          <w:p w14:paraId="75BC112C" w14:textId="77777777" w:rsidR="00A33F69" w:rsidRDefault="00000000">
            <w:pPr>
              <w:spacing w:after="20" w:line="264" w:lineRule="auto"/>
              <w:jc w:val="center"/>
            </w:pPr>
            <w:r>
              <w:rPr>
                <w:sz w:val="16"/>
              </w:rPr>
              <w:t>PHP {Interest}</w:t>
            </w:r>
          </w:p>
        </w:tc>
        <w:tc>
          <w:tcPr>
            <w:tcW w:w="1555" w:type="dxa"/>
            <w:tcMar>
              <w:top w:w="55" w:type="dxa"/>
              <w:left w:w="75" w:type="dxa"/>
              <w:bottom w:w="55" w:type="dxa"/>
              <w:right w:w="75" w:type="dxa"/>
            </w:tcMar>
          </w:tcPr>
          <w:p w14:paraId="4AEBC363" w14:textId="77777777" w:rsidR="00A33F69" w:rsidRDefault="00000000">
            <w:pPr>
              <w:spacing w:after="20" w:line="264" w:lineRule="auto"/>
              <w:jc w:val="center"/>
            </w:pPr>
            <w:r>
              <w:rPr>
                <w:sz w:val="16"/>
              </w:rPr>
              <w:t>PHP {Charge/0.00}</w:t>
            </w:r>
          </w:p>
        </w:tc>
        <w:tc>
          <w:tcPr>
            <w:tcW w:w="1483" w:type="dxa"/>
            <w:tcMar>
              <w:top w:w="55" w:type="dxa"/>
              <w:left w:w="75" w:type="dxa"/>
              <w:bottom w:w="55" w:type="dxa"/>
              <w:right w:w="75" w:type="dxa"/>
            </w:tcMar>
          </w:tcPr>
          <w:p w14:paraId="51B3974A" w14:textId="77777777" w:rsidR="00A33F69" w:rsidRDefault="00000000">
            <w:pPr>
              <w:spacing w:after="20" w:line="264" w:lineRule="auto"/>
              <w:jc w:val="center"/>
            </w:pPr>
            <w:r>
              <w:rPr>
                <w:sz w:val="16"/>
              </w:rPr>
              <w:t>PHP {Total}</w:t>
            </w:r>
          </w:p>
        </w:tc>
        <w:tc>
          <w:tcPr>
            <w:tcW w:w="2160" w:type="dxa"/>
            <w:tcMar>
              <w:top w:w="55" w:type="dxa"/>
              <w:left w:w="75" w:type="dxa"/>
              <w:bottom w:w="55" w:type="dxa"/>
              <w:right w:w="75" w:type="dxa"/>
            </w:tcMar>
          </w:tcPr>
          <w:p w14:paraId="71BFC20E" w14:textId="77777777" w:rsidR="00A33F69" w:rsidRDefault="00000000">
            <w:pPr>
              <w:spacing w:after="20" w:line="264" w:lineRule="auto"/>
              <w:jc w:val="center"/>
            </w:pPr>
            <w:r>
              <w:rPr>
                <w:sz w:val="16"/>
              </w:rPr>
              <w:t>PHP {Scheduled Remaining Principal}</w:t>
            </w:r>
          </w:p>
        </w:tc>
      </w:tr>
    </w:tbl>
    <w:p w14:paraId="495EBA4F" w14:textId="77777777" w:rsidR="00A33F69" w:rsidRDefault="00000000">
      <w:pPr>
        <w:pStyle w:val="RevisionNote"/>
        <w:keepLines/>
      </w:pPr>
      <w:r>
        <w:rPr>
          <w:color w:val="000000"/>
        </w:rPr>
        <w:t>* Scheduled Remaining Principal: The principal expected to remain after that contractual installment, assuming all scheduled payments are made fully and on time. It excludes interest, fees and penalties and is not the borrower's live account balance or payoff amount.</w:t>
      </w:r>
    </w:p>
    <w:p w14:paraId="521E33ED" w14:textId="21041373" w:rsidR="00A33F69" w:rsidRDefault="00000000">
      <w:pPr>
        <w:pStyle w:val="CompactLegal"/>
        <w:keepLines/>
        <w:spacing w:after="120" w:line="276" w:lineRule="auto"/>
      </w:pPr>
      <w:r>
        <w:rPr>
          <w:rFonts w:ascii="Arial" w:hAnsi="Arial"/>
          <w:sz w:val="21"/>
        </w:rPr>
        <w:t xml:space="preserve">The signed contractual schedule is the original contractual reference. After release, </w:t>
      </w:r>
      <w:ins w:id="106" w:author="Julie Marie Gabutero" w:date="2026-09-17T20:12:00Z" w16du:dateUtc="2026-09-17T12:12:00Z">
        <w:r w:rsidR="00644C45">
          <w:rPr>
            <w:rFonts w:ascii="Arial" w:hAnsi="Arial"/>
            <w:sz w:val="21"/>
          </w:rPr>
          <w:t xml:space="preserve">the LENDER </w:t>
        </w:r>
      </w:ins>
      <w:del w:id="107" w:author="Julie Marie Gabutero" w:date="2026-09-17T20:12:00Z" w16du:dateUtc="2026-09-17T12:12:00Z">
        <w:r w:rsidDel="00644C45">
          <w:rPr>
            <w:rFonts w:ascii="Arial" w:hAnsi="Arial"/>
            <w:sz w:val="21"/>
          </w:rPr>
          <w:delText xml:space="preserve">SPINA </w:delText>
        </w:r>
      </w:del>
      <w:r>
        <w:rPr>
          <w:rFonts w:ascii="Arial" w:hAnsi="Arial"/>
          <w:sz w:val="21"/>
        </w:rPr>
        <w:t>may display a separate Current Operational Schedule reflecting actual posted transactions. That operational display does not silently rewrite the signed material terms or the historical Annex A.</w:t>
      </w:r>
    </w:p>
    <w:p w14:paraId="6BBAF305" w14:textId="77777777" w:rsidR="00A33F69" w:rsidRDefault="00000000">
      <w:pPr>
        <w:pStyle w:val="AgreementSection"/>
        <w:keepLines/>
        <w:pageBreakBefore/>
        <w:spacing w:before="160" w:after="120"/>
      </w:pPr>
      <w:r>
        <w:rPr>
          <w:rFonts w:ascii="Arial" w:hAnsi="Arial"/>
          <w:sz w:val="22"/>
        </w:rPr>
        <w:lastRenderedPageBreak/>
        <w:t>CONDITIONAL NOTARIAL ACKNOWLEDGMENT</w:t>
      </w:r>
    </w:p>
    <w:p w14:paraId="7E0A048B" w14:textId="77777777" w:rsidR="00A33F69" w:rsidRDefault="00000000">
      <w:pPr>
        <w:pStyle w:val="SmallLegalNote"/>
        <w:keepLines/>
        <w:spacing w:after="120" w:line="276" w:lineRule="auto"/>
      </w:pPr>
      <w:r>
        <w:rPr>
          <w:rFonts w:ascii="Arial" w:hAnsi="Arial"/>
          <w:sz w:val="18"/>
        </w:rPr>
        <w:t>INCLUDE THIS BLOCK ONLY WHEN NOTARIZATION IS REQUIRED under SPINA’s approved internal policy or Management’s documented exceptional-risk decision. The current internal policy normally requires notarization for approved principal of PHP 50,000 or more, subject to counsel review and Management configuration. When included, the final generated page count must be inserted automatically and the notarial particulars are completed by the notary/counsel-controlled execution process.</w:t>
      </w:r>
    </w:p>
    <w:p w14:paraId="615D40E7" w14:textId="77777777" w:rsidR="00A33F69" w:rsidRDefault="00000000">
      <w:pPr>
        <w:pStyle w:val="CompactLegal"/>
        <w:keepLines/>
        <w:spacing w:after="120" w:line="276" w:lineRule="auto"/>
      </w:pPr>
      <w:r>
        <w:rPr>
          <w:rFonts w:ascii="Arial" w:hAnsi="Arial"/>
          <w:sz w:val="21"/>
        </w:rPr>
        <w:t>REPUBLIC OF THE PHILIPPINES )</w:t>
      </w:r>
    </w:p>
    <w:p w14:paraId="518FDA39" w14:textId="77777777" w:rsidR="00A33F69" w:rsidRDefault="00000000">
      <w:pPr>
        <w:pStyle w:val="CompactLegal"/>
        <w:keepLines/>
        <w:spacing w:after="120" w:line="276" w:lineRule="auto"/>
      </w:pPr>
      <w:r>
        <w:rPr>
          <w:rFonts w:ascii="Arial" w:hAnsi="Arial"/>
          <w:sz w:val="21"/>
        </w:rPr>
        <w:t>{City / Municipality}              ) S.S.</w:t>
      </w:r>
    </w:p>
    <w:p w14:paraId="16B3A3A9" w14:textId="77777777" w:rsidR="00A33F69" w:rsidRDefault="00000000">
      <w:pPr>
        <w:pStyle w:val="CompactLegal"/>
        <w:keepLines/>
        <w:spacing w:after="120" w:line="276" w:lineRule="auto"/>
      </w:pPr>
      <w:r>
        <w:rPr>
          <w:rFonts w:ascii="Arial" w:hAnsi="Arial"/>
          <w:sz w:val="21"/>
        </w:rPr>
        <w:t>BEFORE ME, a Notary Public for and in {Place}, Philippines, on {Notarial Date}, personally appeared the persons identified below, who acknowledged that they executed the foregoing Cash Loan Agreement as their free and voluntary act and deed and, where applicable, that the authorized company representative acted for the LENDER.</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4860"/>
        <w:gridCol w:w="4860"/>
      </w:tblGrid>
      <w:tr w:rsidR="00A33F69" w14:paraId="7BDB5FD1" w14:textId="77777777">
        <w:trPr>
          <w:cantSplit/>
          <w:jc w:val="center"/>
        </w:trPr>
        <w:tc>
          <w:tcPr>
            <w:tcW w:w="4860" w:type="dxa"/>
            <w:shd w:val="clear" w:color="auto" w:fill="F2F2F2"/>
            <w:tcMar>
              <w:top w:w="55" w:type="dxa"/>
              <w:left w:w="75" w:type="dxa"/>
              <w:bottom w:w="55" w:type="dxa"/>
              <w:right w:w="75" w:type="dxa"/>
            </w:tcMar>
            <w:vAlign w:val="center"/>
          </w:tcPr>
          <w:p w14:paraId="049A53E7" w14:textId="77777777" w:rsidR="00A33F69" w:rsidRDefault="00000000">
            <w:pPr>
              <w:spacing w:after="20" w:line="264" w:lineRule="auto"/>
            </w:pPr>
            <w:r>
              <w:rPr>
                <w:b/>
                <w:sz w:val="20"/>
              </w:rPr>
              <w:t>Authorized Company Representative</w:t>
            </w:r>
          </w:p>
        </w:tc>
        <w:tc>
          <w:tcPr>
            <w:tcW w:w="4860" w:type="dxa"/>
            <w:tcMar>
              <w:top w:w="55" w:type="dxa"/>
              <w:left w:w="75" w:type="dxa"/>
              <w:bottom w:w="55" w:type="dxa"/>
              <w:right w:w="75" w:type="dxa"/>
            </w:tcMar>
            <w:vAlign w:val="center"/>
          </w:tcPr>
          <w:p w14:paraId="2F917FAA" w14:textId="77777777" w:rsidR="00A33F69" w:rsidRDefault="00000000">
            <w:pPr>
              <w:spacing w:after="20" w:line="264" w:lineRule="auto"/>
            </w:pPr>
            <w:r>
              <w:rPr>
                <w:sz w:val="20"/>
              </w:rPr>
              <w:t>{System-confirmed authorized representative / ID details as completed for notarization}</w:t>
            </w:r>
          </w:p>
        </w:tc>
      </w:tr>
      <w:tr w:rsidR="00A33F69" w14:paraId="379F96B1" w14:textId="77777777">
        <w:trPr>
          <w:cantSplit/>
          <w:jc w:val="center"/>
        </w:trPr>
        <w:tc>
          <w:tcPr>
            <w:tcW w:w="4860" w:type="dxa"/>
            <w:shd w:val="clear" w:color="auto" w:fill="F2F2F2"/>
            <w:tcMar>
              <w:top w:w="55" w:type="dxa"/>
              <w:left w:w="75" w:type="dxa"/>
              <w:bottom w:w="55" w:type="dxa"/>
              <w:right w:w="75" w:type="dxa"/>
            </w:tcMar>
            <w:vAlign w:val="center"/>
          </w:tcPr>
          <w:p w14:paraId="29F7C492" w14:textId="77777777" w:rsidR="00A33F69" w:rsidRDefault="00000000">
            <w:pPr>
              <w:spacing w:after="20" w:line="264" w:lineRule="auto"/>
            </w:pPr>
            <w:r>
              <w:rPr>
                <w:b/>
                <w:sz w:val="20"/>
              </w:rPr>
              <w:t>Borrower</w:t>
            </w:r>
          </w:p>
        </w:tc>
        <w:tc>
          <w:tcPr>
            <w:tcW w:w="4860" w:type="dxa"/>
            <w:tcMar>
              <w:top w:w="55" w:type="dxa"/>
              <w:left w:w="75" w:type="dxa"/>
              <w:bottom w:w="55" w:type="dxa"/>
              <w:right w:w="75" w:type="dxa"/>
            </w:tcMar>
            <w:vAlign w:val="center"/>
          </w:tcPr>
          <w:p w14:paraId="213CE165" w14:textId="77777777" w:rsidR="00A33F69" w:rsidRDefault="00000000">
            <w:pPr>
              <w:spacing w:after="20" w:line="264" w:lineRule="auto"/>
            </w:pPr>
            <w:r>
              <w:rPr>
                <w:sz w:val="20"/>
              </w:rPr>
              <w:t>{Verified Borrower / competent evidence of identity details}</w:t>
            </w:r>
          </w:p>
        </w:tc>
      </w:tr>
      <w:tr w:rsidR="00A33F69" w14:paraId="02B86CFA" w14:textId="77777777">
        <w:trPr>
          <w:cantSplit/>
          <w:jc w:val="center"/>
        </w:trPr>
        <w:tc>
          <w:tcPr>
            <w:tcW w:w="4860" w:type="dxa"/>
            <w:shd w:val="clear" w:color="auto" w:fill="F2F2F2"/>
            <w:tcMar>
              <w:top w:w="55" w:type="dxa"/>
              <w:left w:w="75" w:type="dxa"/>
              <w:bottom w:w="55" w:type="dxa"/>
              <w:right w:w="75" w:type="dxa"/>
            </w:tcMar>
            <w:vAlign w:val="center"/>
          </w:tcPr>
          <w:p w14:paraId="0064C438" w14:textId="77777777" w:rsidR="00A33F69" w:rsidRDefault="00000000">
            <w:pPr>
              <w:spacing w:after="20" w:line="264" w:lineRule="auto"/>
            </w:pPr>
            <w:r>
              <w:rPr>
                <w:b/>
                <w:sz w:val="20"/>
              </w:rPr>
              <w:t>Final Document Page Count</w:t>
            </w:r>
          </w:p>
        </w:tc>
        <w:tc>
          <w:tcPr>
            <w:tcW w:w="4860" w:type="dxa"/>
            <w:tcMar>
              <w:top w:w="55" w:type="dxa"/>
              <w:left w:w="75" w:type="dxa"/>
              <w:bottom w:w="55" w:type="dxa"/>
              <w:right w:w="75" w:type="dxa"/>
            </w:tcMar>
            <w:vAlign w:val="center"/>
          </w:tcPr>
          <w:p w14:paraId="34C8497F" w14:textId="77777777" w:rsidR="00A33F69" w:rsidRDefault="00000000">
            <w:pPr>
              <w:spacing w:after="20" w:line="264" w:lineRule="auto"/>
            </w:pPr>
            <w:r>
              <w:rPr>
                <w:sz w:val="20"/>
              </w:rPr>
              <w:t>{System-generated actual final page count including applicable annexes}</w:t>
            </w:r>
          </w:p>
        </w:tc>
      </w:tr>
    </w:tbl>
    <w:p w14:paraId="78395A87" w14:textId="77777777" w:rsidR="00A33F69" w:rsidRDefault="00000000">
      <w:pPr>
        <w:pStyle w:val="CompactLegal"/>
        <w:keepLines/>
        <w:spacing w:after="120" w:line="276" w:lineRule="auto"/>
      </w:pPr>
      <w:r>
        <w:rPr>
          <w:rFonts w:ascii="Arial" w:hAnsi="Arial"/>
          <w:b/>
          <w:sz w:val="21"/>
        </w:rPr>
        <w:t>NOTARY PUBLIC</w:t>
      </w:r>
    </w:p>
    <w:p w14:paraId="4B52F796" w14:textId="77777777" w:rsidR="00A33F69" w:rsidRDefault="00000000">
      <w:pPr>
        <w:pStyle w:val="CompactLegal"/>
        <w:keepLines/>
        <w:spacing w:after="120" w:line="276" w:lineRule="auto"/>
      </w:pPr>
      <w:r>
        <w:rPr>
          <w:rFonts w:ascii="Arial" w:hAnsi="Arial"/>
          <w:sz w:val="21"/>
        </w:rPr>
        <w:t>Doc. No. _____;   Page No. _____;   Book No. _____;   Series of {Year}.</w:t>
      </w:r>
    </w:p>
    <w:sectPr w:rsidR="00A33F69" w:rsidSect="00034616">
      <w:headerReference w:type="default" r:id="rId8"/>
      <w:footerReference w:type="default" r:id="rId9"/>
      <w:pgSz w:w="11520" w:h="18720"/>
      <w:pgMar w:top="1469" w:right="900" w:bottom="1037" w:left="900" w:header="403"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D596A8" w14:textId="77777777" w:rsidR="00BF7058" w:rsidRDefault="00BF7058">
      <w:pPr>
        <w:spacing w:after="0" w:line="240" w:lineRule="auto"/>
      </w:pPr>
      <w:r>
        <w:separator/>
      </w:r>
    </w:p>
  </w:endnote>
  <w:endnote w:type="continuationSeparator" w:id="0">
    <w:p w14:paraId="7D5EB02A" w14:textId="77777777" w:rsidR="00BF7058" w:rsidRDefault="00BF70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CD1E01" w14:textId="77777777" w:rsidR="00A33F69" w:rsidRDefault="00000000">
    <w:pPr>
      <w:spacing w:after="0" w:line="240" w:lineRule="auto"/>
      <w:jc w:val="center"/>
    </w:pPr>
    <w:r>
      <w:rPr>
        <w:sz w:val="15"/>
      </w:rPr>
      <w:t>Doc: {Document ID} | Template: {Template Version} | Packet: {Packet Version}</w:t>
    </w:r>
  </w:p>
  <w:p w14:paraId="6204D617" w14:textId="77777777" w:rsidR="00A33F69" w:rsidRDefault="00000000">
    <w:pPr>
      <w:spacing w:after="0" w:line="240" w:lineRule="auto"/>
      <w:jc w:val="center"/>
    </w:pPr>
    <w:r>
      <w:rPr>
        <w:sz w:val="15"/>
      </w:rPr>
      <w:t xml:space="preserve">Generated: {Server Date/Time and Time Zone} | Working R4 | Page </w:t>
    </w:r>
    <w:r>
      <w:rPr>
        <w:sz w:val="15"/>
      </w:rPr>
      <w:fldChar w:fldCharType="begin"/>
    </w:r>
    <w:r>
      <w:rPr>
        <w:sz w:val="15"/>
      </w:rPr>
      <w:instrText xml:space="preserve"> PAGE </w:instrText>
    </w:r>
    <w:r>
      <w:rPr>
        <w:sz w:val="15"/>
      </w:rPr>
      <w:fldChar w:fldCharType="separate"/>
    </w:r>
    <w:r>
      <w:rPr>
        <w:sz w:val="15"/>
      </w:rPr>
      <w:t>1</w:t>
    </w:r>
    <w:r>
      <w:rPr>
        <w:sz w:val="15"/>
      </w:rPr>
      <w:fldChar w:fldCharType="end"/>
    </w:r>
    <w:r>
      <w:rPr>
        <w:sz w:val="15"/>
      </w:rPr>
      <w:t xml:space="preserve"> of </w:t>
    </w:r>
    <w:r>
      <w:rPr>
        <w:sz w:val="15"/>
      </w:rPr>
      <w:fldChar w:fldCharType="begin"/>
    </w:r>
    <w:r>
      <w:rPr>
        <w:sz w:val="15"/>
      </w:rPr>
      <w:instrText xml:space="preserve"> NUMPAGES </w:instrText>
    </w:r>
    <w:r>
      <w:rPr>
        <w:sz w:val="15"/>
      </w:rPr>
      <w:fldChar w:fldCharType="separate"/>
    </w:r>
    <w:r>
      <w:rPr>
        <w:sz w:val="15"/>
      </w:rPr>
      <w:t>1</w:t>
    </w:r>
    <w:r>
      <w:rPr>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F42045D" w14:textId="77777777" w:rsidR="00BF7058" w:rsidRDefault="00BF7058">
      <w:pPr>
        <w:spacing w:after="0" w:line="240" w:lineRule="auto"/>
      </w:pPr>
      <w:r>
        <w:separator/>
      </w:r>
    </w:p>
  </w:footnote>
  <w:footnote w:type="continuationSeparator" w:id="0">
    <w:p w14:paraId="53A6DBF7" w14:textId="77777777" w:rsidR="00BF7058" w:rsidRDefault="00BF70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85977B" w14:textId="77777777" w:rsidR="00A33F69" w:rsidRDefault="00000000">
    <w:pPr>
      <w:spacing w:after="0" w:line="240" w:lineRule="auto"/>
    </w:pPr>
    <w:r>
      <w:rPr>
        <w:noProof/>
      </w:rPr>
      <w:drawing>
        <wp:inline distT="0" distB="0" distL="0" distR="0" wp14:anchorId="7BE2FF2B" wp14:editId="4E640A8F">
          <wp:extent cx="347472" cy="3474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347472" cy="347472"/>
                  </a:xfrm>
                  <a:prstGeom prst="rect">
                    <a:avLst/>
                  </a:prstGeom>
                </pic:spPr>
              </pic:pic>
            </a:graphicData>
          </a:graphic>
        </wp:inline>
      </w:drawing>
    </w:r>
    <w:r>
      <w:rPr>
        <w:b/>
        <w:sz w:val="22"/>
      </w:rPr>
      <w:t xml:space="preserve">  SPINA LENDING COMPANY</w:t>
    </w:r>
  </w:p>
  <w:p w14:paraId="7D10ED1F" w14:textId="77777777" w:rsidR="00A33F69" w:rsidRDefault="00000000">
    <w:pPr>
      <w:spacing w:after="0" w:line="240" w:lineRule="auto"/>
    </w:pPr>
    <w:r>
      <w:rPr>
        <w:sz w:val="16"/>
      </w:rPr>
      <w:t>{Registered Lender Name} | {Registered Office Address}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3711584">
    <w:abstractNumId w:val="8"/>
  </w:num>
  <w:num w:numId="2" w16cid:durableId="901522557">
    <w:abstractNumId w:val="6"/>
  </w:num>
  <w:num w:numId="3" w16cid:durableId="2071341665">
    <w:abstractNumId w:val="5"/>
  </w:num>
  <w:num w:numId="4" w16cid:durableId="1518696602">
    <w:abstractNumId w:val="4"/>
  </w:num>
  <w:num w:numId="5" w16cid:durableId="1320379062">
    <w:abstractNumId w:val="7"/>
  </w:num>
  <w:num w:numId="6" w16cid:durableId="1017465813">
    <w:abstractNumId w:val="3"/>
  </w:num>
  <w:num w:numId="7" w16cid:durableId="346831919">
    <w:abstractNumId w:val="2"/>
  </w:num>
  <w:num w:numId="8" w16cid:durableId="1023020509">
    <w:abstractNumId w:val="1"/>
  </w:num>
  <w:num w:numId="9" w16cid:durableId="177944510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ulie Marie Gabutero">
    <w15:presenceInfo w15:providerId="Windows Live" w15:userId="d76efd9ffcd9a76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835"/>
    <w:rsid w:val="001A1943"/>
    <w:rsid w:val="001D0CDA"/>
    <w:rsid w:val="0029639D"/>
    <w:rsid w:val="002C289B"/>
    <w:rsid w:val="00326F90"/>
    <w:rsid w:val="00631BFE"/>
    <w:rsid w:val="00644C45"/>
    <w:rsid w:val="00745B88"/>
    <w:rsid w:val="008C4418"/>
    <w:rsid w:val="00A33F69"/>
    <w:rsid w:val="00AA1D8D"/>
    <w:rsid w:val="00AE6A1D"/>
    <w:rsid w:val="00B47730"/>
    <w:rsid w:val="00BF7058"/>
    <w:rsid w:val="00CB0664"/>
    <w:rsid w:val="00CE3C07"/>
    <w:rsid w:val="00CE4671"/>
    <w:rsid w:val="00D4261E"/>
    <w:rsid w:val="00E90C9A"/>
    <w:rsid w:val="00FC693F"/>
    <w:rsid w:val="00FF4F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D5528E"/>
  <w14:defaultImageDpi w14:val="300"/>
  <w15:docId w15:val="{131FAA1D-749A-EA4D-ABCE-9EE109891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40" w:line="24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F2F2F2"/>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2F2F2"/>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2F2F2"/>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F2F2F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F2F2F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F2F2F2"/>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F2F2F2"/>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2F2F2"/>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2F2F2"/>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2F2F2"/>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2F2F2"/>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2F2F2"/>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2F2F2"/>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F2F2F2"/>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2F2F2"/>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F2F2F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F2F2F2"/>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F2F2F2"/>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F2F2F2"/>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2F2F2"/>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F2F2F2"/>
      </w:tcPr>
    </w:tblStylePr>
    <w:tblStylePr w:type="band1Horz">
      <w:tblPr/>
      <w:tcPr>
        <w:shd w:val="clear" w:color="auto" w:fill="F2F2F2"/>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2F2F2"/>
      </w:tcPr>
    </w:tblStylePr>
    <w:tblStylePr w:type="band1Horz">
      <w:tblPr/>
      <w:tcPr>
        <w:shd w:val="clear" w:color="auto" w:fill="F2F2F2"/>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F2F2F2"/>
      </w:tcPr>
    </w:tblStylePr>
    <w:tblStylePr w:type="band1Horz">
      <w:tblPr/>
      <w:tcPr>
        <w:shd w:val="clear" w:color="auto" w:fill="F2F2F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F2F2F2"/>
      </w:tcPr>
    </w:tblStylePr>
    <w:tblStylePr w:type="band1Horz">
      <w:tblPr/>
      <w:tcPr>
        <w:shd w:val="clear" w:color="auto" w:fill="F2F2F2"/>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2F2F2"/>
      </w:tcPr>
    </w:tblStylePr>
    <w:tblStylePr w:type="band1Horz">
      <w:tblPr/>
      <w:tcPr>
        <w:shd w:val="clear" w:color="auto" w:fill="F2F2F2"/>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2F2F2"/>
      </w:tcPr>
    </w:tblStylePr>
    <w:tblStylePr w:type="band1Horz">
      <w:tblPr/>
      <w:tcPr>
        <w:shd w:val="clear" w:color="auto" w:fill="F2F2F2"/>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2F2F2"/>
      </w:tcPr>
    </w:tblStylePr>
    <w:tblStylePr w:type="band1Horz">
      <w:tblPr/>
      <w:tcPr>
        <w:shd w:val="clear" w:color="auto" w:fill="F2F2F2"/>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F2F2F2"/>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F2F2F2"/>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F2F2F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F2F2F2"/>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F2F2F2"/>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F2F2F2"/>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2F2F2"/>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000000" w:themeColor="text1"/>
          <w:insideV w:val="single" w:sz="6" w:space="0" w:color="000000" w:themeColor="text1"/>
        </w:tcBorders>
        <w:shd w:val="clear" w:color="auto" w:fill="F2F2F2"/>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4F81BD" w:themeColor="accent1"/>
          <w:insideV w:val="single" w:sz="6" w:space="0" w:color="4F81BD" w:themeColor="accent1"/>
        </w:tcBorders>
        <w:shd w:val="clear" w:color="auto" w:fill="F2F2F2"/>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C0504D" w:themeColor="accent2"/>
          <w:insideV w:val="single" w:sz="6" w:space="0" w:color="C0504D" w:themeColor="accent2"/>
        </w:tcBorders>
        <w:shd w:val="clear" w:color="auto" w:fill="F2F2F2"/>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9BBB59" w:themeColor="accent3"/>
          <w:insideV w:val="single" w:sz="6" w:space="0" w:color="9BBB59" w:themeColor="accent3"/>
        </w:tcBorders>
        <w:shd w:val="clear" w:color="auto" w:fill="F2F2F2"/>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8064A2" w:themeColor="accent4"/>
          <w:insideV w:val="single" w:sz="6" w:space="0" w:color="8064A2" w:themeColor="accent4"/>
        </w:tcBorders>
        <w:shd w:val="clear" w:color="auto" w:fill="F2F2F2"/>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4BACC6" w:themeColor="accent5"/>
          <w:insideV w:val="single" w:sz="6" w:space="0" w:color="4BACC6" w:themeColor="accent5"/>
        </w:tcBorders>
        <w:shd w:val="clear" w:color="auto" w:fill="F2F2F2"/>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F79646" w:themeColor="accent6"/>
          <w:insideV w:val="single" w:sz="6" w:space="0" w:color="F79646" w:themeColor="accent6"/>
        </w:tcBorders>
        <w:shd w:val="clear" w:color="auto" w:fill="F2F2F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F2F2F2"/>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F2F2F2"/>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2F2F2"/>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2F2F2"/>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F2F2"/>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F2F2F2"/>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2F2F2"/>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paragraph" w:customStyle="1" w:styleId="AgreementSection">
    <w:name w:val="Agreement Section"/>
    <w:pPr>
      <w:keepNext/>
      <w:spacing w:before="180" w:after="80"/>
    </w:pPr>
    <w:rPr>
      <w:rFonts w:ascii="Aptos" w:hAnsi="Aptos"/>
      <w:b/>
      <w:color w:val="000000"/>
      <w:sz w:val="21"/>
    </w:rPr>
  </w:style>
  <w:style w:type="paragraph" w:customStyle="1" w:styleId="CompactLegal">
    <w:name w:val="Compact Legal"/>
    <w:pPr>
      <w:spacing w:after="60" w:line="254" w:lineRule="auto"/>
    </w:pPr>
    <w:rPr>
      <w:rFonts w:ascii="Aptos" w:hAnsi="Aptos"/>
      <w:color w:val="000000"/>
      <w:sz w:val="18"/>
    </w:rPr>
  </w:style>
  <w:style w:type="paragraph" w:customStyle="1" w:styleId="SmallLegalNote">
    <w:name w:val="Small Legal Note"/>
    <w:pPr>
      <w:spacing w:after="60" w:line="240" w:lineRule="auto"/>
    </w:pPr>
    <w:rPr>
      <w:rFonts w:ascii="Aptos" w:hAnsi="Aptos"/>
      <w:i/>
      <w:color w:val="000000"/>
      <w:sz w:val="16"/>
    </w:rPr>
  </w:style>
  <w:style w:type="paragraph" w:customStyle="1" w:styleId="RevisionNote">
    <w:name w:val="Revision Note"/>
    <w:pPr>
      <w:spacing w:after="120"/>
    </w:pPr>
    <w:rPr>
      <w:rFonts w:ascii="Arial" w:hAnsi="Arial"/>
      <w:sz w:val="18"/>
    </w:rPr>
  </w:style>
  <w:style w:type="paragraph" w:customStyle="1" w:styleId="RevisionHeading">
    <w:name w:val="Revision Heading"/>
  </w:style>
  <w:style w:type="paragraph" w:styleId="Revision">
    <w:name w:val="Revision"/>
    <w:hidden/>
    <w:uiPriority w:val="99"/>
    <w:semiHidden/>
    <w:rsid w:val="001D0CDA"/>
    <w:pPr>
      <w:spacing w:after="0" w:line="240" w:lineRule="auto"/>
    </w:pPr>
    <w:rPr>
      <w:rFonts w:ascii="Arial" w:hAnsi="Arial"/>
      <w:color w:val="000000"/>
      <w:sz w:val="21"/>
    </w:rPr>
  </w:style>
  <w:style w:type="character" w:styleId="CommentReference">
    <w:name w:val="annotation reference"/>
    <w:basedOn w:val="DefaultParagraphFont"/>
    <w:uiPriority w:val="99"/>
    <w:semiHidden/>
    <w:unhideWhenUsed/>
    <w:rsid w:val="001D0CDA"/>
    <w:rPr>
      <w:sz w:val="16"/>
      <w:szCs w:val="16"/>
    </w:rPr>
  </w:style>
  <w:style w:type="paragraph" w:styleId="CommentText">
    <w:name w:val="annotation text"/>
    <w:basedOn w:val="Normal"/>
    <w:link w:val="CommentTextChar"/>
    <w:uiPriority w:val="99"/>
    <w:semiHidden/>
    <w:unhideWhenUsed/>
    <w:rsid w:val="001D0CDA"/>
    <w:pPr>
      <w:spacing w:line="240" w:lineRule="auto"/>
    </w:pPr>
    <w:rPr>
      <w:sz w:val="20"/>
      <w:szCs w:val="20"/>
    </w:rPr>
  </w:style>
  <w:style w:type="character" w:customStyle="1" w:styleId="CommentTextChar">
    <w:name w:val="Comment Text Char"/>
    <w:basedOn w:val="DefaultParagraphFont"/>
    <w:link w:val="CommentText"/>
    <w:uiPriority w:val="99"/>
    <w:semiHidden/>
    <w:rsid w:val="001D0CDA"/>
    <w:rPr>
      <w:rFonts w:ascii="Arial" w:hAnsi="Arial"/>
      <w:color w:val="000000"/>
      <w:sz w:val="20"/>
      <w:szCs w:val="20"/>
    </w:rPr>
  </w:style>
  <w:style w:type="paragraph" w:styleId="CommentSubject">
    <w:name w:val="annotation subject"/>
    <w:basedOn w:val="CommentText"/>
    <w:next w:val="CommentText"/>
    <w:link w:val="CommentSubjectChar"/>
    <w:uiPriority w:val="99"/>
    <w:semiHidden/>
    <w:unhideWhenUsed/>
    <w:rsid w:val="001D0CDA"/>
    <w:rPr>
      <w:b/>
      <w:bCs/>
    </w:rPr>
  </w:style>
  <w:style w:type="character" w:customStyle="1" w:styleId="CommentSubjectChar">
    <w:name w:val="Comment Subject Char"/>
    <w:basedOn w:val="CommentTextChar"/>
    <w:link w:val="CommentSubject"/>
    <w:uiPriority w:val="99"/>
    <w:semiHidden/>
    <w:rsid w:val="001D0CDA"/>
    <w:rPr>
      <w:rFonts w:ascii="Arial" w:hAnsi="Arial"/>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8</Pages>
  <Words>3588</Words>
  <Characters>20454</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Cash Loan Agreement R4 — DST/GRT itemization working draft</vt:lpstr>
    </vt:vector>
  </TitlesOfParts>
  <Manager/>
  <Company/>
  <LinksUpToDate>false</LinksUpToDate>
  <CharactersWithSpaces>23995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Cash Loan Agreement R4 — DST/GRT itemization working draft</dc:title>
  <dc:subject/>
  <dc:creator>SPINA</dc:creator>
  <cp:keywords/>
  <dc:description>Working template revision: approved Scheduled Remaining Principal label and definition. Not an issued borrower document.</dc:description>
  <cp:lastModifiedBy>Julie Marie Gabutero</cp:lastModifiedBy>
  <cp:revision>3</cp:revision>
  <dcterms:created xsi:type="dcterms:W3CDTF">2013-12-23T23:15:00Z</dcterms:created>
  <dcterms:modified xsi:type="dcterms:W3CDTF">2026-09-18T16:58:00Z</dcterms:modified>
  <cp:category/>
</cp:coreProperties>
</file>